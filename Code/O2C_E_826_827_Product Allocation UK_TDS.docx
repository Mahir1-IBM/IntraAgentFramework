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78084488"/>
        <w:docPartObj>
          <w:docPartGallery w:val="Cover Pages"/>
          <w:docPartUnique/>
        </w:docPartObj>
      </w:sdtPr>
      <w:sdtContent>
        <w:p w14:paraId="06B5EE3D" w14:textId="48DFF14C" w:rsidR="0095653E" w:rsidRDefault="0095653E">
          <w:r>
            <w:rPr>
              <w:noProof/>
            </w:rPr>
            <mc:AlternateContent>
              <mc:Choice Requires="wpg">
                <w:drawing>
                  <wp:anchor distT="0" distB="0" distL="114300" distR="114300" simplePos="0" relativeHeight="251662336" behindDoc="0" locked="0" layoutInCell="1" allowOverlap="1" wp14:anchorId="0C8151D6" wp14:editId="582D30A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1D31BB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p>
        <w:p w14:paraId="1544155A" w14:textId="5238BE4F" w:rsidR="0095653E" w:rsidRDefault="002430A6">
          <w:r>
            <w:rPr>
              <w:noProof/>
            </w:rPr>
            <mc:AlternateContent>
              <mc:Choice Requires="wps">
                <w:drawing>
                  <wp:anchor distT="0" distB="0" distL="114300" distR="114300" simplePos="0" relativeHeight="251661312" behindDoc="0" locked="0" layoutInCell="1" allowOverlap="1" wp14:anchorId="1D306270" wp14:editId="65E9C466">
                    <wp:simplePos x="0" y="0"/>
                    <wp:positionH relativeFrom="margin">
                      <wp:align>right</wp:align>
                    </wp:positionH>
                    <wp:positionV relativeFrom="page">
                      <wp:posOffset>7042150</wp:posOffset>
                    </wp:positionV>
                    <wp:extent cx="6629400" cy="1009650"/>
                    <wp:effectExtent l="0" t="0" r="0" b="2540"/>
                    <wp:wrapSquare wrapText="bothSides"/>
                    <wp:docPr id="153" name="Text Box 153"/>
                    <wp:cNvGraphicFramePr/>
                    <a:graphic xmlns:a="http://schemas.openxmlformats.org/drawingml/2006/main">
                      <a:graphicData uri="http://schemas.microsoft.com/office/word/2010/wordprocessingShape">
                        <wps:wsp>
                          <wps:cNvSpPr txBox="1"/>
                          <wps:spPr>
                            <a:xfrm>
                              <a:off x="0" y="0"/>
                              <a:ext cx="66294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688D68" w14:textId="3F741D39" w:rsidR="00BB5DAF" w:rsidRDefault="00000000">
                                <w:pPr>
                                  <w:pStyle w:val="NoSpacing"/>
                                  <w:jc w:val="right"/>
                                  <w:rPr>
                                    <w:color w:val="4472C4" w:themeColor="accent1"/>
                                    <w:sz w:val="28"/>
                                    <w:szCs w:val="28"/>
                                  </w:rPr>
                                </w:pPr>
                                <w:sdt>
                                  <w:sdtPr>
                                    <w:rPr>
                                      <w:rFonts w:ascii="Times New Roman" w:hAnsi="Times New Roman" w:cs="Times New Roman"/>
                                      <w:color w:val="4472C4" w:themeColor="accent1"/>
                                      <w:sz w:val="28"/>
                                      <w:szCs w:val="28"/>
                                    </w:rPr>
                                    <w:alias w:val="Abstract"/>
                                    <w:tag w:val=""/>
                                    <w:id w:val="-2038805819"/>
                                    <w:placeholder>
                                      <w:docPart w:val="D3D7BF309B954E54B40C7C1BF892B7E0"/>
                                    </w:placeholder>
                                    <w:dataBinding w:prefixMappings="xmlns:ns0='http://schemas.microsoft.com/office/2006/coverPageProps' " w:xpath="/ns0:CoverPageProperties[1]/ns0:Abstract[1]" w:storeItemID="{55AF091B-3C7A-41E3-B477-F2FDAA23CFDA}"/>
                                    <w:text/>
                                  </w:sdtPr>
                                  <w:sdtContent>
                                    <w:r w:rsidR="00BB5DAF" w:rsidRPr="00E34460">
                                      <w:rPr>
                                        <w:rFonts w:ascii="Times New Roman" w:hAnsi="Times New Roman" w:cs="Times New Roman"/>
                                        <w:color w:val="4472C4" w:themeColor="accent1"/>
                                        <w:sz w:val="28"/>
                                        <w:szCs w:val="28"/>
                                      </w:rPr>
                                      <w:t>ELANCO ABAP TEAM</w:t>
                                    </w:r>
                                  </w:sdtContent>
                                </w:sdt>
                              </w:p>
                              <w:p w14:paraId="23057A18" w14:textId="0ACBB95C" w:rsidR="00BB5DAF" w:rsidRDefault="00BB5DAF" w:rsidP="005E4426">
                                <w:pPr>
                                  <w:pStyle w:val="NoSpacing"/>
                                  <w:jc w:val="center"/>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1D306270" id="_x0000_t202" coordsize="21600,21600" o:spt="202" path="m,l,21600r21600,l21600,xe">
                    <v:stroke joinstyle="miter"/>
                    <v:path gradientshapeok="t" o:connecttype="rect"/>
                  </v:shapetype>
                  <v:shape id="Text Box 153" o:spid="_x0000_s1026" type="#_x0000_t202" style="position:absolute;margin-left:470.8pt;margin-top:554.5pt;width:522pt;height:79.5pt;z-index:251661312;visibility:visible;mso-wrap-style:square;mso-width-percent:0;mso-height-percent:100;mso-wrap-distance-left:9pt;mso-wrap-distance-top:0;mso-wrap-distance-right:9pt;mso-wrap-distance-bottom:0;mso-position-horizontal:right;mso-position-horizontal-relative:margin;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" filled="f" stroked="f" strokeweight=".5pt">
                    <v:textbox style="mso-fit-shape-to-text:t" inset="126pt,0,54pt,0">
                      <w:txbxContent>
                        <w:p w14:paraId="01688D68" w14:textId="3F741D39" w:rsidR="00BB5DAF" w:rsidRDefault="00000000">
                          <w:pPr>
                            <w:pStyle w:val="NoSpacing"/>
                            <w:jc w:val="right"/>
                            <w:rPr>
                              <w:color w:val="4472C4" w:themeColor="accent1"/>
                              <w:sz w:val="28"/>
                              <w:szCs w:val="28"/>
                            </w:rPr>
                          </w:pPr>
                          <w:sdt>
                            <w:sdtPr>
                              <w:rPr>
                                <w:rFonts w:ascii="Times New Roman" w:hAnsi="Times New Roman" w:cs="Times New Roman"/>
                                <w:color w:val="4472C4" w:themeColor="accent1"/>
                                <w:sz w:val="28"/>
                                <w:szCs w:val="28"/>
                              </w:rPr>
                              <w:alias w:val="Abstract"/>
                              <w:tag w:val=""/>
                              <w:id w:val="-2038805819"/>
                              <w:placeholder>
                                <w:docPart w:val="D3D7BF309B954E54B40C7C1BF892B7E0"/>
                              </w:placeholder>
                              <w:dataBinding w:prefixMappings="xmlns:ns0='http://schemas.microsoft.com/office/2006/coverPageProps' " w:xpath="/ns0:CoverPageProperties[1]/ns0:Abstract[1]" w:storeItemID="{55AF091B-3C7A-41E3-B477-F2FDAA23CFDA}"/>
                              <w:text/>
                            </w:sdtPr>
                            <w:sdtContent>
                              <w:r w:rsidR="00BB5DAF" w:rsidRPr="00E34460">
                                <w:rPr>
                                  <w:rFonts w:ascii="Times New Roman" w:hAnsi="Times New Roman" w:cs="Times New Roman"/>
                                  <w:color w:val="4472C4" w:themeColor="accent1"/>
                                  <w:sz w:val="28"/>
                                  <w:szCs w:val="28"/>
                                </w:rPr>
                                <w:t>ELANCO ABAP TEAM</w:t>
                              </w:r>
                            </w:sdtContent>
                          </w:sdt>
                        </w:p>
                        <w:p w14:paraId="23057A18" w14:textId="0ACBB95C" w:rsidR="00BB5DAF" w:rsidRDefault="00BB5DAF" w:rsidP="005E4426">
                          <w:pPr>
                            <w:pStyle w:val="NoSpacing"/>
                            <w:jc w:val="center"/>
                            <w:rPr>
                              <w:color w:val="595959" w:themeColor="text1" w:themeTint="A6"/>
                              <w:sz w:val="20"/>
                              <w:szCs w:val="20"/>
                            </w:rPr>
                          </w:pP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9C3F5B0" wp14:editId="3C75742E">
                    <wp:simplePos x="0" y="0"/>
                    <wp:positionH relativeFrom="page">
                      <wp:posOffset>298450</wp:posOffset>
                    </wp:positionH>
                    <wp:positionV relativeFrom="page">
                      <wp:posOffset>2330450</wp:posOffset>
                    </wp:positionV>
                    <wp:extent cx="716915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16915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90C10F" w14:textId="3A04BE0F" w:rsidR="00BB5DAF" w:rsidRPr="00780D1B" w:rsidRDefault="00000000" w:rsidP="000E4D9F">
                                <w:pPr>
                                  <w:jc w:val="right"/>
                                  <w:rPr>
                                    <w:color w:val="404040" w:themeColor="text1" w:themeTint="BF"/>
                                    <w:sz w:val="64"/>
                                    <w:szCs w:val="64"/>
                                  </w:rPr>
                                </w:pPr>
                                <w:sdt>
                                  <w:sdtPr>
                                    <w:rPr>
                                      <w:rFonts w:ascii="Univers 45 Light" w:eastAsia="Times New Roman" w:hAnsi="Univers 45 Light" w:cs="Times New Roman"/>
                                      <w:color w:val="666666"/>
                                      <w:sz w:val="52"/>
                                      <w:szCs w:val="52"/>
                                      <w:lang w:eastAsia="zh-CN"/>
                                    </w:rPr>
                                    <w:alias w:val="Title"/>
                                    <w:tag w:val=""/>
                                    <w:id w:val="-839153786"/>
                                    <w:dataBinding w:prefixMappings="xmlns:ns0='http://purl.org/dc/elements/1.1/' xmlns:ns1='http://schemas.openxmlformats.org/package/2006/metadata/core-properties' " w:xpath="/ns1:coreProperties[1]/ns0:title[1]" w:storeItemID="{6C3C8BC8-F283-45AE-878A-BAB7291924A1}"/>
                                    <w:text w:multiLine="1"/>
                                  </w:sdtPr>
                                  <w:sdtContent>
                                    <w:r w:rsidR="00BB5DAF" w:rsidRPr="00E34460">
                                      <w:rPr>
                                        <w:rFonts w:ascii="Univers 45 Light" w:eastAsia="Times New Roman" w:hAnsi="Univers 45 Light" w:cs="Times New Roman"/>
                                        <w:color w:val="666666"/>
                                        <w:sz w:val="52"/>
                                        <w:szCs w:val="52"/>
                                        <w:lang w:eastAsia="zh-CN"/>
                                      </w:rPr>
                                      <w:t>Elanco Global S / 4 HANA Implementation</w:t>
                                    </w:r>
                                  </w:sdtContent>
                                </w:sdt>
                                <w:r w:rsidR="00BB5DAF" w:rsidRPr="00780D1B">
                                  <w:rPr>
                                    <w:caps/>
                                    <w:color w:val="4472C4" w:themeColor="accent1"/>
                                    <w:sz w:val="64"/>
                                    <w:szCs w:val="64"/>
                                  </w:rPr>
                                  <w:br/>
                                </w:r>
                                <w:r w:rsidR="0091091A" w:rsidRPr="0091091A">
                                  <w:rPr>
                                    <w:sz w:val="64"/>
                                    <w:szCs w:val="64"/>
                                  </w:rPr>
                                  <w:t>O2C_E_</w:t>
                                </w:r>
                                <w:r w:rsidR="00E55AA1">
                                  <w:rPr>
                                    <w:sz w:val="64"/>
                                    <w:szCs w:val="64"/>
                                  </w:rPr>
                                  <w:t>826_827</w:t>
                                </w:r>
                                <w:r w:rsidR="0091091A" w:rsidRPr="0091091A">
                                  <w:rPr>
                                    <w:sz w:val="64"/>
                                    <w:szCs w:val="64"/>
                                  </w:rPr>
                                  <w:t xml:space="preserve"> </w:t>
                                </w:r>
                                <w:r w:rsidR="00E55AA1">
                                  <w:rPr>
                                    <w:sz w:val="64"/>
                                    <w:szCs w:val="64"/>
                                  </w:rPr>
                                  <w:t>–</w:t>
                                </w:r>
                                <w:r w:rsidR="0091091A" w:rsidRPr="0091091A">
                                  <w:rPr>
                                    <w:sz w:val="64"/>
                                    <w:szCs w:val="64"/>
                                  </w:rPr>
                                  <w:t xml:space="preserve"> </w:t>
                                </w:r>
                                <w:r w:rsidR="00E55AA1">
                                  <w:rPr>
                                    <w:sz w:val="64"/>
                                    <w:szCs w:val="64"/>
                                  </w:rPr>
                                  <w:t>Product Allocation UK</w:t>
                                </w:r>
                                <w:r w:rsidR="00BB5DAF" w:rsidRPr="00F20AAF">
                                  <w:rPr>
                                    <w:color w:val="404040" w:themeColor="text1" w:themeTint="BF"/>
                                    <w:sz w:val="64"/>
                                    <w:szCs w:val="64"/>
                                  </w:rPr>
                                  <w:t>_TDS</w:t>
                                </w:r>
                              </w:p>
                              <w:p w14:paraId="61AD6CEF" w14:textId="4EF66DE2" w:rsidR="00BB5DAF" w:rsidRDefault="00BB5DAF" w:rsidP="000E4D9F">
                                <w:pPr>
                                  <w:jc w:val="right"/>
                                  <w:rPr>
                                    <w:color w:val="404040" w:themeColor="text1" w:themeTint="BF"/>
                                    <w:sz w:val="36"/>
                                    <w:szCs w:val="36"/>
                                  </w:rPr>
                                </w:pPr>
                                <w:r>
                                  <w:rPr>
                                    <w:color w:val="404040" w:themeColor="text1" w:themeTint="BF"/>
                                    <w:sz w:val="36"/>
                                    <w:szCs w:val="36"/>
                                  </w:rPr>
                                  <w:t xml:space="preserve"> </w:t>
                                </w:r>
                                <w:sdt>
                                  <w:sdtPr>
                                    <w:rPr>
                                      <w:rFonts w:ascii="Univers 45 Light" w:eastAsia="SimSun" w:hAnsi="Univers 45 Light" w:cs="Times New Roman"/>
                                      <w:sz w:val="36"/>
                                      <w:szCs w:val="44"/>
                                      <w:lang w:val="en-GB" w:eastAsia="zh-CN"/>
                                    </w:rPr>
                                    <w:alias w:val="Subtitle"/>
                                    <w:tag w:val=""/>
                                    <w:id w:val="-1922399821"/>
                                    <w:showingPlcHdr/>
                                    <w:dataBinding w:prefixMappings="xmlns:ns0='http://purl.org/dc/elements/1.1/' xmlns:ns1='http://schemas.openxmlformats.org/package/2006/metadata/core-properties' " w:xpath="/ns1:coreProperties[1]/ns0:subject[1]" w:storeItemID="{6C3C8BC8-F283-45AE-878A-BAB7291924A1}"/>
                                    <w:text/>
                                  </w:sdtPr>
                                  <w:sdtContent>
                                    <w:r>
                                      <w:rPr>
                                        <w:rFonts w:ascii="Univers 45 Light" w:eastAsia="SimSun" w:hAnsi="Univers 45 Light" w:cs="Times New Roman"/>
                                        <w:sz w:val="36"/>
                                        <w:szCs w:val="44"/>
                                        <w:lang w:val="en-GB" w:eastAsia="zh-CN"/>
                                      </w:rPr>
                                      <w:t xml:space="preserve">     </w:t>
                                    </w:r>
                                  </w:sdtContent>
                                </w:sdt>
                              </w:p>
                              <w:p w14:paraId="1FF96163" w14:textId="0F1561C9" w:rsidR="00BB5DAF" w:rsidRDefault="00BB5DAF" w:rsidP="000E4D9F">
                                <w:pPr>
                                  <w:jc w:val="right"/>
                                  <w:rPr>
                                    <w:smallCaps/>
                                    <w:color w:val="404040" w:themeColor="text1" w:themeTint="BF"/>
                                    <w:sz w:val="36"/>
                                    <w:szCs w:val="36"/>
                                  </w:rPr>
                                </w:pPr>
                              </w:p>
                              <w:p w14:paraId="42550D3F" w14:textId="162E98F8" w:rsidR="00BB5DAF" w:rsidRPr="000E4D9F" w:rsidRDefault="00BB5DAF" w:rsidP="000E4D9F">
                                <w:pPr>
                                  <w:pStyle w:val="NoSpacing"/>
                                  <w:jc w:val="right"/>
                                  <w:rPr>
                                    <w:color w:val="4472C4" w:themeColor="accent1"/>
                                    <w:sz w:val="28"/>
                                    <w:szCs w:val="28"/>
                                  </w:rPr>
                                </w:pPr>
                                <w:r>
                                  <w:rPr>
                                    <w:color w:val="4472C4" w:themeColor="accent1"/>
                                    <w:sz w:val="28"/>
                                    <w:szCs w:val="28"/>
                                  </w:rPr>
                                  <w:t>Enhancement</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19C3F5B0" id="Text Box 154" o:spid="_x0000_s1027" type="#_x0000_t202" style="position:absolute;margin-left:23.5pt;margin-top:183.5pt;width:564.5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" filled="f" stroked="f" strokeweight=".5pt">
                    <v:textbox inset="126pt,0,54pt,0">
                      <w:txbxContent>
                        <w:p w14:paraId="4390C10F" w14:textId="3A04BE0F" w:rsidR="00BB5DAF" w:rsidRPr="00780D1B" w:rsidRDefault="009311C3" w:rsidP="000E4D9F">
                          <w:pPr>
                            <w:jc w:val="right"/>
                            <w:rPr>
                              <w:color w:val="404040" w:themeColor="text1" w:themeTint="BF"/>
                              <w:sz w:val="64"/>
                              <w:szCs w:val="64"/>
                            </w:rPr>
                          </w:pPr>
                          <w:sdt>
                            <w:sdtPr>
                              <w:rPr>
                                <w:rFonts w:ascii="Univers 45 Light" w:eastAsia="Times New Roman" w:hAnsi="Univers 45 Light" w:cs="Times New Roman"/>
                                <w:color w:val="666666"/>
                                <w:sz w:val="52"/>
                                <w:szCs w:val="52"/>
                                <w:lang w:eastAsia="zh-CN"/>
                              </w:rPr>
                              <w:alias w:val="Title"/>
                              <w:tag w:val=""/>
                              <w:id w:val="-839153786"/>
                              <w:dataBinding w:prefixMappings="xmlns:ns0='http://purl.org/dc/elements/1.1/' xmlns:ns1='http://schemas.openxmlformats.org/package/2006/metadata/core-properties' " w:xpath="/ns1:coreProperties[1]/ns0:title[1]" w:storeItemID="{6C3C8BC8-F283-45AE-878A-BAB7291924A1}"/>
                              <w:text w:multiLine="1"/>
                            </w:sdtPr>
                            <w:sdtEndPr/>
                            <w:sdtContent>
                              <w:r w:rsidR="00BB5DAF" w:rsidRPr="00E34460">
                                <w:rPr>
                                  <w:rFonts w:ascii="Univers 45 Light" w:eastAsia="Times New Roman" w:hAnsi="Univers 45 Light" w:cs="Times New Roman"/>
                                  <w:color w:val="666666"/>
                                  <w:sz w:val="52"/>
                                  <w:szCs w:val="52"/>
                                  <w:lang w:eastAsia="zh-CN"/>
                                </w:rPr>
                                <w:t>Elanco Global S / 4 HANA Implementation</w:t>
                              </w:r>
                            </w:sdtContent>
                          </w:sdt>
                          <w:r w:rsidR="00BB5DAF" w:rsidRPr="00780D1B">
                            <w:rPr>
                              <w:caps/>
                              <w:color w:val="4472C4" w:themeColor="accent1"/>
                              <w:sz w:val="64"/>
                              <w:szCs w:val="64"/>
                            </w:rPr>
                            <w:br/>
                          </w:r>
                          <w:r w:rsidR="0091091A" w:rsidRPr="0091091A">
                            <w:rPr>
                              <w:sz w:val="64"/>
                              <w:szCs w:val="64"/>
                            </w:rPr>
                            <w:t>O2C_E_</w:t>
                          </w:r>
                          <w:r w:rsidR="00E55AA1">
                            <w:rPr>
                              <w:sz w:val="64"/>
                              <w:szCs w:val="64"/>
                            </w:rPr>
                            <w:t>826_827</w:t>
                          </w:r>
                          <w:r w:rsidR="0091091A" w:rsidRPr="0091091A">
                            <w:rPr>
                              <w:sz w:val="64"/>
                              <w:szCs w:val="64"/>
                            </w:rPr>
                            <w:t xml:space="preserve"> </w:t>
                          </w:r>
                          <w:r w:rsidR="00E55AA1">
                            <w:rPr>
                              <w:sz w:val="64"/>
                              <w:szCs w:val="64"/>
                            </w:rPr>
                            <w:t>–</w:t>
                          </w:r>
                          <w:r w:rsidR="0091091A" w:rsidRPr="0091091A">
                            <w:rPr>
                              <w:sz w:val="64"/>
                              <w:szCs w:val="64"/>
                            </w:rPr>
                            <w:t xml:space="preserve"> </w:t>
                          </w:r>
                          <w:r w:rsidR="00E55AA1">
                            <w:rPr>
                              <w:sz w:val="64"/>
                              <w:szCs w:val="64"/>
                            </w:rPr>
                            <w:t>Product Allocation UK</w:t>
                          </w:r>
                          <w:r w:rsidR="00BB5DAF" w:rsidRPr="00F20AAF">
                            <w:rPr>
                              <w:color w:val="404040" w:themeColor="text1" w:themeTint="BF"/>
                              <w:sz w:val="64"/>
                              <w:szCs w:val="64"/>
                            </w:rPr>
                            <w:t>_TDS</w:t>
                          </w:r>
                        </w:p>
                        <w:p w14:paraId="61AD6CEF" w14:textId="4EF66DE2" w:rsidR="00BB5DAF" w:rsidRDefault="00BB5DAF" w:rsidP="000E4D9F">
                          <w:pPr>
                            <w:jc w:val="right"/>
                            <w:rPr>
                              <w:color w:val="404040" w:themeColor="text1" w:themeTint="BF"/>
                              <w:sz w:val="36"/>
                              <w:szCs w:val="36"/>
                            </w:rPr>
                          </w:pPr>
                          <w:r>
                            <w:rPr>
                              <w:color w:val="404040" w:themeColor="text1" w:themeTint="BF"/>
                              <w:sz w:val="36"/>
                              <w:szCs w:val="36"/>
                            </w:rPr>
                            <w:t xml:space="preserve"> </w:t>
                          </w:r>
                          <w:sdt>
                            <w:sdtPr>
                              <w:rPr>
                                <w:rFonts w:ascii="Univers 45 Light" w:eastAsia="SimSun" w:hAnsi="Univers 45 Light" w:cs="Times New Roman"/>
                                <w:sz w:val="36"/>
                                <w:szCs w:val="44"/>
                                <w:lang w:val="en-GB" w:eastAsia="zh-CN"/>
                              </w:rPr>
                              <w:alias w:val="Subtitle"/>
                              <w:tag w:val=""/>
                              <w:id w:val="-1922399821"/>
                              <w:showingPlcHdr/>
                              <w:dataBinding w:prefixMappings="xmlns:ns0='http://purl.org/dc/elements/1.1/' xmlns:ns1='http://schemas.openxmlformats.org/package/2006/metadata/core-properties' " w:xpath="/ns1:coreProperties[1]/ns0:subject[1]" w:storeItemID="{6C3C8BC8-F283-45AE-878A-BAB7291924A1}"/>
                              <w:text/>
                            </w:sdtPr>
                            <w:sdtEndPr/>
                            <w:sdtContent>
                              <w:r>
                                <w:rPr>
                                  <w:rFonts w:ascii="Univers 45 Light" w:eastAsia="SimSun" w:hAnsi="Univers 45 Light" w:cs="Times New Roman"/>
                                  <w:sz w:val="36"/>
                                  <w:szCs w:val="44"/>
                                  <w:lang w:val="en-GB" w:eastAsia="zh-CN"/>
                                </w:rPr>
                                <w:t xml:space="preserve">     </w:t>
                              </w:r>
                            </w:sdtContent>
                          </w:sdt>
                        </w:p>
                        <w:p w14:paraId="1FF96163" w14:textId="0F1561C9" w:rsidR="00BB5DAF" w:rsidRDefault="00BB5DAF" w:rsidP="000E4D9F">
                          <w:pPr>
                            <w:jc w:val="right"/>
                            <w:rPr>
                              <w:smallCaps/>
                              <w:color w:val="404040" w:themeColor="text1" w:themeTint="BF"/>
                              <w:sz w:val="36"/>
                              <w:szCs w:val="36"/>
                            </w:rPr>
                          </w:pPr>
                        </w:p>
                        <w:p w14:paraId="42550D3F" w14:textId="162E98F8" w:rsidR="00BB5DAF" w:rsidRPr="000E4D9F" w:rsidRDefault="00BB5DAF" w:rsidP="000E4D9F">
                          <w:pPr>
                            <w:pStyle w:val="NoSpacing"/>
                            <w:jc w:val="right"/>
                            <w:rPr>
                              <w:color w:val="4472C4" w:themeColor="accent1"/>
                              <w:sz w:val="28"/>
                              <w:szCs w:val="28"/>
                            </w:rPr>
                          </w:pPr>
                          <w:r>
                            <w:rPr>
                              <w:color w:val="4472C4" w:themeColor="accent1"/>
                              <w:sz w:val="28"/>
                              <w:szCs w:val="28"/>
                            </w:rPr>
                            <w:t>Enhancement</w:t>
                          </w:r>
                        </w:p>
                      </w:txbxContent>
                    </v:textbox>
                    <w10:wrap type="square" anchorx="page" anchory="page"/>
                  </v:shape>
                </w:pict>
              </mc:Fallback>
            </mc:AlternateContent>
          </w:r>
          <w:r w:rsidR="007531CE">
            <w:rPr>
              <w:noProof/>
            </w:rPr>
            <mc:AlternateContent>
              <mc:Choice Requires="wps">
                <w:drawing>
                  <wp:anchor distT="0" distB="0" distL="114300" distR="114300" simplePos="0" relativeHeight="251660288" behindDoc="0" locked="0" layoutInCell="1" allowOverlap="1" wp14:anchorId="58B002BB" wp14:editId="1F238EFB">
                    <wp:simplePos x="0" y="0"/>
                    <wp:positionH relativeFrom="page">
                      <wp:posOffset>267335</wp:posOffset>
                    </wp:positionH>
                    <wp:positionV relativeFrom="page">
                      <wp:posOffset>7364095</wp:posOffset>
                    </wp:positionV>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6AA9B06" w14:textId="45FE38CC" w:rsidR="00BB5DAF" w:rsidRDefault="00AD298A" w:rsidP="00E22494">
                                    <w:pPr>
                                      <w:pStyle w:val="NoSpacing"/>
                                      <w:jc w:val="center"/>
                                      <w:rPr>
                                        <w:color w:val="595959" w:themeColor="text1" w:themeTint="A6"/>
                                        <w:sz w:val="28"/>
                                        <w:szCs w:val="28"/>
                                      </w:rPr>
                                    </w:pPr>
                                    <w:r>
                                      <w:rPr>
                                        <w:rFonts w:ascii="Arial" w:hAnsi="Arial" w:cs="Arial"/>
                                        <w:sz w:val="28"/>
                                        <w:szCs w:val="28"/>
                                      </w:rPr>
                                      <w:t xml:space="preserve">Rahul </w:t>
                                    </w:r>
                                    <w:proofErr w:type="spellStart"/>
                                    <w:r>
                                      <w:rPr>
                                        <w:rFonts w:ascii="Arial" w:hAnsi="Arial" w:cs="Arial"/>
                                        <w:sz w:val="28"/>
                                        <w:szCs w:val="28"/>
                                      </w:rPr>
                                      <w:t>Chandwani</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8B002BB" id="_x0000_t202" coordsize="21600,21600" o:spt="202" path="m,l,21600r21600,l21600,xe">
                    <v:stroke joinstyle="miter"/>
                    <v:path gradientshapeok="t" o:connecttype="rect"/>
                  </v:shapetype>
                  <v:shape id="Text Box 152" o:spid="_x0000_s1028" type="#_x0000_t202" style="position:absolute;margin-left:21.05pt;margin-top:579.85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F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" filled="f" stroked="f" strokeweight=".5pt">
                    <v:textbox inset="126pt,0,54pt,0">
                      <w:txbxContent>
                        <w:sdt>
                          <w:sdtPr>
                            <w:rPr>
                              <w:rFonts w:ascii="Arial" w:hAnsi="Arial" w:cs="Arial"/>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6AA9B06" w14:textId="45FE38CC" w:rsidR="00BB5DAF" w:rsidRDefault="00AD298A" w:rsidP="00E22494">
                              <w:pPr>
                                <w:pStyle w:val="NoSpacing"/>
                                <w:jc w:val="center"/>
                                <w:rPr>
                                  <w:color w:val="595959" w:themeColor="text1" w:themeTint="A6"/>
                                  <w:sz w:val="28"/>
                                  <w:szCs w:val="28"/>
                                </w:rPr>
                              </w:pPr>
                              <w:r>
                                <w:rPr>
                                  <w:rFonts w:ascii="Arial" w:hAnsi="Arial" w:cs="Arial"/>
                                  <w:sz w:val="28"/>
                                  <w:szCs w:val="28"/>
                                </w:rPr>
                                <w:t xml:space="preserve">Rahul </w:t>
                              </w:r>
                              <w:proofErr w:type="spellStart"/>
                              <w:r>
                                <w:rPr>
                                  <w:rFonts w:ascii="Arial" w:hAnsi="Arial" w:cs="Arial"/>
                                  <w:sz w:val="28"/>
                                  <w:szCs w:val="28"/>
                                </w:rPr>
                                <w:t>Chandwani</w:t>
                              </w:r>
                              <w:proofErr w:type="spellEnd"/>
                            </w:p>
                          </w:sdtContent>
                        </w:sdt>
                      </w:txbxContent>
                    </v:textbox>
                    <w10:wrap type="square" anchorx="page" anchory="page"/>
                  </v:shape>
                </w:pict>
              </mc:Fallback>
            </mc:AlternateContent>
          </w:r>
          <w:r w:rsidR="0095653E">
            <w:br w:type="page"/>
          </w:r>
        </w:p>
      </w:sdtContent>
    </w:sdt>
    <w:p w14:paraId="432F11ED" w14:textId="6288C619" w:rsidR="0095653E" w:rsidRDefault="0095653E" w:rsidP="0095653E">
      <w:pPr>
        <w:pStyle w:val="Title"/>
      </w:pPr>
      <w:r>
        <w:lastRenderedPageBreak/>
        <w:t xml:space="preserve">Document </w:t>
      </w:r>
      <w:proofErr w:type="gramStart"/>
      <w:r>
        <w:t>information</w:t>
      </w:r>
      <w:proofErr w:type="gramEnd"/>
    </w:p>
    <w:p w14:paraId="47CDA451" w14:textId="77777777" w:rsidR="00DA5985" w:rsidRDefault="00DA5985" w:rsidP="0095653E">
      <w:pPr>
        <w:rPr>
          <w:rFonts w:ascii="Arial" w:hAnsi="Arial" w:cs="Arial"/>
          <w:b/>
          <w:kern w:val="28"/>
          <w:sz w:val="32"/>
        </w:rPr>
      </w:pPr>
    </w:p>
    <w:p w14:paraId="28A5059F" w14:textId="628C9F71" w:rsidR="0095653E" w:rsidRDefault="0095653E" w:rsidP="0095653E">
      <w:pPr>
        <w:rPr>
          <w:rFonts w:ascii="Arial" w:hAnsi="Arial" w:cs="Arial"/>
          <w:b/>
          <w:kern w:val="28"/>
          <w:sz w:val="32"/>
        </w:rPr>
      </w:pPr>
      <w:r>
        <w:rPr>
          <w:rFonts w:ascii="Arial" w:hAnsi="Arial" w:cs="Arial"/>
          <w:b/>
          <w:kern w:val="28"/>
          <w:sz w:val="32"/>
        </w:rPr>
        <w:t>Document History</w:t>
      </w:r>
    </w:p>
    <w:tbl>
      <w:tblPr>
        <w:tblW w:w="9477" w:type="dxa"/>
        <w:tblInd w:w="-35" w:type="dxa"/>
        <w:tblLayout w:type="fixed"/>
        <w:tblCellMar>
          <w:left w:w="107" w:type="dxa"/>
          <w:right w:w="107" w:type="dxa"/>
        </w:tblCellMar>
        <w:tblLook w:val="0000" w:firstRow="0" w:lastRow="0" w:firstColumn="0" w:lastColumn="0" w:noHBand="0" w:noVBand="0"/>
      </w:tblPr>
      <w:tblGrid>
        <w:gridCol w:w="1197"/>
        <w:gridCol w:w="1710"/>
        <w:gridCol w:w="3420"/>
        <w:gridCol w:w="1676"/>
        <w:gridCol w:w="1474"/>
      </w:tblGrid>
      <w:tr w:rsidR="0095653E" w14:paraId="3BC9C5C0" w14:textId="77777777" w:rsidTr="00F7581B">
        <w:trPr>
          <w:cantSplit/>
          <w:trHeight w:val="295"/>
        </w:trPr>
        <w:tc>
          <w:tcPr>
            <w:tcW w:w="1197" w:type="dxa"/>
            <w:tcBorders>
              <w:top w:val="single" w:sz="6" w:space="0" w:color="auto"/>
              <w:left w:val="single" w:sz="6" w:space="0" w:color="auto"/>
              <w:bottom w:val="single" w:sz="6" w:space="0" w:color="auto"/>
              <w:right w:val="single" w:sz="6" w:space="0" w:color="auto"/>
            </w:tcBorders>
            <w:shd w:val="clear" w:color="auto" w:fill="B4C6E7" w:themeFill="accent1" w:themeFillTint="66"/>
          </w:tcPr>
          <w:p w14:paraId="626F4B3A" w14:textId="77777777" w:rsidR="0095653E" w:rsidRPr="0095653E" w:rsidRDefault="0095653E" w:rsidP="00314592">
            <w:pPr>
              <w:rPr>
                <w:rFonts w:ascii="Arial" w:hAnsi="Arial" w:cs="Arial"/>
                <w:b/>
                <w:sz w:val="20"/>
                <w:szCs w:val="20"/>
              </w:rPr>
            </w:pPr>
            <w:r w:rsidRPr="0095653E">
              <w:rPr>
                <w:rFonts w:ascii="Arial" w:hAnsi="Arial" w:cs="Arial"/>
                <w:b/>
                <w:sz w:val="20"/>
                <w:szCs w:val="20"/>
              </w:rPr>
              <w:t>Version</w:t>
            </w:r>
          </w:p>
        </w:tc>
        <w:tc>
          <w:tcPr>
            <w:tcW w:w="1710" w:type="dxa"/>
            <w:tcBorders>
              <w:top w:val="single" w:sz="6" w:space="0" w:color="auto"/>
              <w:left w:val="single" w:sz="6" w:space="0" w:color="auto"/>
              <w:bottom w:val="single" w:sz="6" w:space="0" w:color="auto"/>
              <w:right w:val="single" w:sz="6" w:space="0" w:color="auto"/>
            </w:tcBorders>
            <w:shd w:val="clear" w:color="auto" w:fill="B4C6E7" w:themeFill="accent1" w:themeFillTint="66"/>
          </w:tcPr>
          <w:p w14:paraId="62A5E375" w14:textId="77777777" w:rsidR="0095653E" w:rsidRPr="0095653E" w:rsidRDefault="0095653E" w:rsidP="00314592">
            <w:pPr>
              <w:rPr>
                <w:rFonts w:ascii="Arial" w:hAnsi="Arial" w:cs="Arial"/>
                <w:b/>
                <w:sz w:val="20"/>
                <w:szCs w:val="20"/>
              </w:rPr>
            </w:pPr>
            <w:r w:rsidRPr="0095653E">
              <w:rPr>
                <w:rFonts w:ascii="Arial" w:hAnsi="Arial" w:cs="Arial"/>
                <w:b/>
                <w:sz w:val="20"/>
                <w:szCs w:val="20"/>
              </w:rPr>
              <w:t>Author</w:t>
            </w:r>
          </w:p>
        </w:tc>
        <w:tc>
          <w:tcPr>
            <w:tcW w:w="3420" w:type="dxa"/>
            <w:tcBorders>
              <w:top w:val="single" w:sz="6" w:space="0" w:color="auto"/>
              <w:left w:val="single" w:sz="6" w:space="0" w:color="auto"/>
              <w:bottom w:val="single" w:sz="6" w:space="0" w:color="auto"/>
              <w:right w:val="single" w:sz="6" w:space="0" w:color="auto"/>
            </w:tcBorders>
            <w:shd w:val="clear" w:color="auto" w:fill="B4C6E7" w:themeFill="accent1" w:themeFillTint="66"/>
          </w:tcPr>
          <w:p w14:paraId="1113F538" w14:textId="77777777" w:rsidR="0095653E" w:rsidRPr="0095653E" w:rsidRDefault="0095653E" w:rsidP="00314592">
            <w:pPr>
              <w:rPr>
                <w:rFonts w:ascii="Arial" w:hAnsi="Arial" w:cs="Arial"/>
                <w:b/>
                <w:sz w:val="20"/>
                <w:szCs w:val="20"/>
              </w:rPr>
            </w:pPr>
            <w:r w:rsidRPr="0095653E">
              <w:rPr>
                <w:rFonts w:ascii="Arial" w:hAnsi="Arial" w:cs="Arial"/>
                <w:b/>
                <w:sz w:val="20"/>
                <w:szCs w:val="20"/>
              </w:rPr>
              <w:t>Reason for change</w:t>
            </w:r>
          </w:p>
        </w:tc>
        <w:tc>
          <w:tcPr>
            <w:tcW w:w="1676" w:type="dxa"/>
            <w:tcBorders>
              <w:top w:val="single" w:sz="6" w:space="0" w:color="auto"/>
              <w:left w:val="single" w:sz="6" w:space="0" w:color="auto"/>
              <w:bottom w:val="single" w:sz="6" w:space="0" w:color="auto"/>
              <w:right w:val="single" w:sz="6" w:space="0" w:color="auto"/>
            </w:tcBorders>
            <w:shd w:val="clear" w:color="auto" w:fill="B4C6E7" w:themeFill="accent1" w:themeFillTint="66"/>
          </w:tcPr>
          <w:p w14:paraId="45B32688" w14:textId="413236F2" w:rsidR="0095653E" w:rsidRPr="0095653E" w:rsidRDefault="0095653E" w:rsidP="00314592">
            <w:pPr>
              <w:rPr>
                <w:rFonts w:ascii="Arial" w:hAnsi="Arial" w:cs="Arial"/>
                <w:b/>
                <w:sz w:val="20"/>
                <w:szCs w:val="20"/>
              </w:rPr>
            </w:pPr>
            <w:proofErr w:type="spellStart"/>
            <w:r w:rsidRPr="0095653E">
              <w:rPr>
                <w:rFonts w:ascii="Arial" w:hAnsi="Arial" w:cs="Arial"/>
                <w:b/>
                <w:sz w:val="20"/>
                <w:szCs w:val="20"/>
              </w:rPr>
              <w:t>ChaRM</w:t>
            </w:r>
            <w:proofErr w:type="spellEnd"/>
            <w:r w:rsidRPr="0095653E">
              <w:rPr>
                <w:rFonts w:ascii="Arial" w:hAnsi="Arial" w:cs="Arial"/>
                <w:b/>
                <w:sz w:val="20"/>
                <w:szCs w:val="20"/>
              </w:rPr>
              <w:t xml:space="preserve"> ID</w:t>
            </w:r>
          </w:p>
        </w:tc>
        <w:tc>
          <w:tcPr>
            <w:tcW w:w="1474" w:type="dxa"/>
            <w:tcBorders>
              <w:top w:val="single" w:sz="6" w:space="0" w:color="auto"/>
              <w:left w:val="single" w:sz="6" w:space="0" w:color="auto"/>
              <w:bottom w:val="single" w:sz="6" w:space="0" w:color="auto"/>
              <w:right w:val="single" w:sz="6" w:space="0" w:color="auto"/>
            </w:tcBorders>
            <w:shd w:val="clear" w:color="auto" w:fill="B4C6E7" w:themeFill="accent1" w:themeFillTint="66"/>
          </w:tcPr>
          <w:p w14:paraId="04DA0A4C" w14:textId="77777777" w:rsidR="0095653E" w:rsidRPr="0095653E" w:rsidRDefault="0095653E" w:rsidP="00314592">
            <w:pPr>
              <w:rPr>
                <w:rFonts w:ascii="Arial" w:hAnsi="Arial" w:cs="Arial"/>
                <w:b/>
                <w:sz w:val="20"/>
                <w:szCs w:val="20"/>
              </w:rPr>
            </w:pPr>
            <w:r w:rsidRPr="0095653E">
              <w:rPr>
                <w:rFonts w:ascii="Arial" w:hAnsi="Arial" w:cs="Arial"/>
                <w:b/>
                <w:sz w:val="20"/>
                <w:szCs w:val="20"/>
              </w:rPr>
              <w:t>Date</w:t>
            </w:r>
          </w:p>
        </w:tc>
      </w:tr>
      <w:tr w:rsidR="0095653E" w14:paraId="5A08D57F" w14:textId="77777777" w:rsidTr="00F7581B">
        <w:trPr>
          <w:cantSplit/>
          <w:trHeight w:val="368"/>
        </w:trPr>
        <w:tc>
          <w:tcPr>
            <w:tcW w:w="1197" w:type="dxa"/>
            <w:tcBorders>
              <w:top w:val="single" w:sz="6" w:space="0" w:color="auto"/>
              <w:left w:val="single" w:sz="6" w:space="0" w:color="auto"/>
              <w:bottom w:val="single" w:sz="6" w:space="0" w:color="auto"/>
              <w:right w:val="single" w:sz="6" w:space="0" w:color="auto"/>
            </w:tcBorders>
          </w:tcPr>
          <w:p w14:paraId="46B41CCF" w14:textId="77777777" w:rsidR="0095653E" w:rsidRPr="0095653E" w:rsidRDefault="0095653E" w:rsidP="00314592">
            <w:pPr>
              <w:rPr>
                <w:rFonts w:ascii="Arial" w:hAnsi="Arial" w:cs="Arial"/>
                <w:sz w:val="20"/>
                <w:szCs w:val="20"/>
              </w:rPr>
            </w:pPr>
            <w:r w:rsidRPr="0095653E">
              <w:rPr>
                <w:rFonts w:ascii="Arial" w:hAnsi="Arial" w:cs="Arial"/>
                <w:sz w:val="20"/>
                <w:szCs w:val="20"/>
              </w:rPr>
              <w:t>1.0</w:t>
            </w:r>
          </w:p>
        </w:tc>
        <w:tc>
          <w:tcPr>
            <w:tcW w:w="1710" w:type="dxa"/>
            <w:tcBorders>
              <w:top w:val="single" w:sz="6" w:space="0" w:color="auto"/>
              <w:left w:val="single" w:sz="6" w:space="0" w:color="auto"/>
              <w:bottom w:val="single" w:sz="6" w:space="0" w:color="auto"/>
              <w:right w:val="single" w:sz="6" w:space="0" w:color="auto"/>
            </w:tcBorders>
          </w:tcPr>
          <w:p w14:paraId="06C204AC" w14:textId="0DEC4E72" w:rsidR="0095653E" w:rsidRPr="0095653E" w:rsidRDefault="00E55AA1" w:rsidP="00314592">
            <w:pPr>
              <w:rPr>
                <w:rFonts w:ascii="Arial" w:hAnsi="Arial" w:cs="Arial"/>
                <w:sz w:val="20"/>
                <w:szCs w:val="20"/>
              </w:rPr>
            </w:pPr>
            <w:r>
              <w:rPr>
                <w:rFonts w:ascii="Arial" w:hAnsi="Arial" w:cs="Arial"/>
                <w:sz w:val="20"/>
                <w:szCs w:val="20"/>
              </w:rPr>
              <w:t>Rahul Chandwani</w:t>
            </w:r>
          </w:p>
        </w:tc>
        <w:tc>
          <w:tcPr>
            <w:tcW w:w="3420" w:type="dxa"/>
            <w:tcBorders>
              <w:top w:val="single" w:sz="6" w:space="0" w:color="auto"/>
              <w:left w:val="single" w:sz="6" w:space="0" w:color="auto"/>
              <w:bottom w:val="single" w:sz="6" w:space="0" w:color="auto"/>
              <w:right w:val="single" w:sz="6" w:space="0" w:color="auto"/>
            </w:tcBorders>
          </w:tcPr>
          <w:p w14:paraId="5C39FB4C" w14:textId="6F2FF333" w:rsidR="0095653E" w:rsidRPr="0095653E" w:rsidRDefault="00F20AAF" w:rsidP="00314592">
            <w:pPr>
              <w:rPr>
                <w:rFonts w:ascii="Arial" w:hAnsi="Arial" w:cs="Arial"/>
                <w:sz w:val="20"/>
                <w:szCs w:val="20"/>
              </w:rPr>
            </w:pPr>
            <w:r>
              <w:rPr>
                <w:rFonts w:ascii="Arial" w:hAnsi="Arial" w:cs="Arial"/>
                <w:sz w:val="20"/>
                <w:szCs w:val="20"/>
              </w:rPr>
              <w:t>Initial Version</w:t>
            </w:r>
          </w:p>
        </w:tc>
        <w:tc>
          <w:tcPr>
            <w:tcW w:w="1676" w:type="dxa"/>
            <w:tcBorders>
              <w:top w:val="single" w:sz="6" w:space="0" w:color="auto"/>
              <w:left w:val="single" w:sz="6" w:space="0" w:color="auto"/>
              <w:bottom w:val="single" w:sz="6" w:space="0" w:color="auto"/>
              <w:right w:val="single" w:sz="6" w:space="0" w:color="auto"/>
            </w:tcBorders>
          </w:tcPr>
          <w:p w14:paraId="376A7105" w14:textId="6DC36EB4" w:rsidR="0095653E" w:rsidRPr="0095653E" w:rsidRDefault="0091091A" w:rsidP="00314592">
            <w:pPr>
              <w:rPr>
                <w:rFonts w:ascii="Arial" w:hAnsi="Arial" w:cs="Arial"/>
                <w:sz w:val="20"/>
                <w:szCs w:val="20"/>
              </w:rPr>
            </w:pPr>
            <w:r w:rsidRPr="0091091A">
              <w:rPr>
                <w:sz w:val="20"/>
                <w:szCs w:val="20"/>
              </w:rPr>
              <w:t>O2C_E_</w:t>
            </w:r>
            <w:r w:rsidR="00E55AA1">
              <w:rPr>
                <w:sz w:val="20"/>
                <w:szCs w:val="20"/>
              </w:rPr>
              <w:t>826_827</w:t>
            </w:r>
          </w:p>
        </w:tc>
        <w:tc>
          <w:tcPr>
            <w:tcW w:w="1474" w:type="dxa"/>
            <w:tcBorders>
              <w:top w:val="single" w:sz="6" w:space="0" w:color="auto"/>
              <w:left w:val="single" w:sz="6" w:space="0" w:color="auto"/>
              <w:bottom w:val="single" w:sz="6" w:space="0" w:color="auto"/>
              <w:right w:val="single" w:sz="6" w:space="0" w:color="auto"/>
            </w:tcBorders>
          </w:tcPr>
          <w:p w14:paraId="097EA190" w14:textId="30408E68" w:rsidR="0095653E" w:rsidRPr="0095653E" w:rsidRDefault="00E55AA1" w:rsidP="00314592">
            <w:pPr>
              <w:rPr>
                <w:rFonts w:ascii="Arial" w:hAnsi="Arial" w:cs="Arial"/>
                <w:sz w:val="20"/>
                <w:szCs w:val="20"/>
              </w:rPr>
            </w:pPr>
            <w:r>
              <w:rPr>
                <w:rFonts w:ascii="Arial" w:hAnsi="Arial" w:cs="Arial"/>
                <w:sz w:val="20"/>
                <w:szCs w:val="20"/>
              </w:rPr>
              <w:t>01</w:t>
            </w:r>
            <w:r w:rsidR="00C669C2">
              <w:rPr>
                <w:rFonts w:ascii="Arial" w:hAnsi="Arial" w:cs="Arial"/>
                <w:sz w:val="20"/>
                <w:szCs w:val="20"/>
              </w:rPr>
              <w:t>-</w:t>
            </w:r>
            <w:r>
              <w:rPr>
                <w:rFonts w:ascii="Arial" w:hAnsi="Arial" w:cs="Arial"/>
                <w:sz w:val="20"/>
                <w:szCs w:val="20"/>
              </w:rPr>
              <w:t>MAR</w:t>
            </w:r>
            <w:r w:rsidR="00C669C2">
              <w:rPr>
                <w:rFonts w:ascii="Arial" w:hAnsi="Arial" w:cs="Arial"/>
                <w:sz w:val="20"/>
                <w:szCs w:val="20"/>
              </w:rPr>
              <w:t>-2022</w:t>
            </w:r>
          </w:p>
        </w:tc>
      </w:tr>
      <w:tr w:rsidR="0095653E" w14:paraId="029D8229" w14:textId="77777777" w:rsidTr="00F7581B">
        <w:trPr>
          <w:cantSplit/>
          <w:trHeight w:val="295"/>
        </w:trPr>
        <w:tc>
          <w:tcPr>
            <w:tcW w:w="1197" w:type="dxa"/>
            <w:tcBorders>
              <w:top w:val="single" w:sz="6" w:space="0" w:color="auto"/>
              <w:left w:val="single" w:sz="6" w:space="0" w:color="auto"/>
              <w:bottom w:val="single" w:sz="6" w:space="0" w:color="auto"/>
              <w:right w:val="single" w:sz="6" w:space="0" w:color="auto"/>
            </w:tcBorders>
          </w:tcPr>
          <w:p w14:paraId="1FF34E38" w14:textId="77777777" w:rsidR="0095653E" w:rsidRPr="0095653E" w:rsidRDefault="0095653E" w:rsidP="00314592">
            <w:pPr>
              <w:rPr>
                <w:rFonts w:ascii="Arial" w:hAnsi="Arial" w:cs="Arial"/>
                <w:sz w:val="20"/>
                <w:szCs w:val="20"/>
              </w:rPr>
            </w:pPr>
            <w:r w:rsidRPr="0095653E">
              <w:rPr>
                <w:rFonts w:ascii="Arial" w:hAnsi="Arial" w:cs="Arial"/>
                <w:sz w:val="20"/>
                <w:szCs w:val="20"/>
              </w:rPr>
              <w:t>1.1</w:t>
            </w:r>
          </w:p>
        </w:tc>
        <w:tc>
          <w:tcPr>
            <w:tcW w:w="1710" w:type="dxa"/>
            <w:tcBorders>
              <w:top w:val="single" w:sz="6" w:space="0" w:color="auto"/>
              <w:left w:val="single" w:sz="6" w:space="0" w:color="auto"/>
              <w:bottom w:val="single" w:sz="6" w:space="0" w:color="auto"/>
              <w:right w:val="single" w:sz="6" w:space="0" w:color="auto"/>
            </w:tcBorders>
          </w:tcPr>
          <w:p w14:paraId="540C6F18" w14:textId="5894BCF3" w:rsidR="0095653E" w:rsidRPr="0095653E" w:rsidRDefault="00C70A4F" w:rsidP="00314592">
            <w:pPr>
              <w:rPr>
                <w:rFonts w:ascii="Arial" w:hAnsi="Arial" w:cs="Arial"/>
                <w:sz w:val="20"/>
                <w:szCs w:val="20"/>
              </w:rPr>
            </w:pPr>
            <w:r>
              <w:rPr>
                <w:rFonts w:ascii="Arial" w:hAnsi="Arial" w:cs="Arial"/>
                <w:sz w:val="20"/>
                <w:szCs w:val="20"/>
              </w:rPr>
              <w:t>Rahul Chandwani</w:t>
            </w:r>
          </w:p>
        </w:tc>
        <w:tc>
          <w:tcPr>
            <w:tcW w:w="3420" w:type="dxa"/>
            <w:tcBorders>
              <w:top w:val="single" w:sz="6" w:space="0" w:color="auto"/>
              <w:left w:val="single" w:sz="6" w:space="0" w:color="auto"/>
              <w:bottom w:val="single" w:sz="6" w:space="0" w:color="auto"/>
              <w:right w:val="single" w:sz="6" w:space="0" w:color="auto"/>
            </w:tcBorders>
          </w:tcPr>
          <w:p w14:paraId="7C0EC0C2" w14:textId="000726FF" w:rsidR="0095653E" w:rsidRPr="00C70A4F" w:rsidRDefault="00CB3F79" w:rsidP="00314592">
            <w:pPr>
              <w:rPr>
                <w:rFonts w:ascii="Arial" w:hAnsi="Arial" w:cs="Arial"/>
                <w:sz w:val="20"/>
                <w:szCs w:val="20"/>
              </w:rPr>
            </w:pPr>
            <w:r>
              <w:rPr>
                <w:rFonts w:ascii="Arial" w:hAnsi="Arial" w:cs="Arial"/>
                <w:color w:val="000000"/>
                <w:sz w:val="20"/>
                <w:szCs w:val="20"/>
                <w:shd w:val="clear" w:color="auto" w:fill="FFFFFF"/>
              </w:rPr>
              <w:t xml:space="preserve">Enhancement to change </w:t>
            </w:r>
            <w:r w:rsidR="00C70A4F" w:rsidRPr="00C70A4F">
              <w:rPr>
                <w:rFonts w:ascii="Arial" w:hAnsi="Arial" w:cs="Arial"/>
                <w:color w:val="000000"/>
                <w:sz w:val="20"/>
                <w:szCs w:val="20"/>
                <w:shd w:val="clear" w:color="auto" w:fill="FFFFFF"/>
              </w:rPr>
              <w:t>Product Allocation Characteristic C</w:t>
            </w:r>
            <w:r>
              <w:rPr>
                <w:rFonts w:ascii="Arial" w:hAnsi="Arial" w:cs="Arial"/>
                <w:color w:val="000000"/>
                <w:sz w:val="20"/>
                <w:szCs w:val="20"/>
                <w:shd w:val="clear" w:color="auto" w:fill="FFFFFF"/>
              </w:rPr>
              <w:t>o</w:t>
            </w:r>
            <w:r w:rsidR="00C70A4F" w:rsidRPr="00C70A4F">
              <w:rPr>
                <w:rFonts w:ascii="Arial" w:hAnsi="Arial" w:cs="Arial"/>
                <w:color w:val="000000"/>
                <w:sz w:val="20"/>
                <w:szCs w:val="20"/>
                <w:shd w:val="clear" w:color="auto" w:fill="FFFFFF"/>
              </w:rPr>
              <w:t>nstraint Status</w:t>
            </w:r>
          </w:p>
        </w:tc>
        <w:tc>
          <w:tcPr>
            <w:tcW w:w="1676" w:type="dxa"/>
            <w:tcBorders>
              <w:top w:val="single" w:sz="6" w:space="0" w:color="auto"/>
              <w:left w:val="single" w:sz="6" w:space="0" w:color="auto"/>
              <w:bottom w:val="single" w:sz="6" w:space="0" w:color="auto"/>
              <w:right w:val="single" w:sz="6" w:space="0" w:color="auto"/>
            </w:tcBorders>
          </w:tcPr>
          <w:p w14:paraId="5D05D8E5" w14:textId="3885F959" w:rsidR="0095653E" w:rsidRPr="0095653E" w:rsidRDefault="00CB3F79" w:rsidP="00314592">
            <w:pPr>
              <w:rPr>
                <w:rFonts w:ascii="Arial" w:hAnsi="Arial" w:cs="Arial"/>
                <w:sz w:val="20"/>
                <w:szCs w:val="20"/>
              </w:rPr>
            </w:pPr>
            <w:r w:rsidRPr="0091091A">
              <w:rPr>
                <w:sz w:val="20"/>
                <w:szCs w:val="20"/>
              </w:rPr>
              <w:t>O2C_E_</w:t>
            </w:r>
            <w:r>
              <w:rPr>
                <w:sz w:val="20"/>
                <w:szCs w:val="20"/>
              </w:rPr>
              <w:t>826_827</w:t>
            </w:r>
          </w:p>
        </w:tc>
        <w:tc>
          <w:tcPr>
            <w:tcW w:w="1474" w:type="dxa"/>
            <w:tcBorders>
              <w:top w:val="single" w:sz="6" w:space="0" w:color="auto"/>
              <w:left w:val="single" w:sz="6" w:space="0" w:color="auto"/>
              <w:bottom w:val="single" w:sz="6" w:space="0" w:color="auto"/>
              <w:right w:val="single" w:sz="6" w:space="0" w:color="auto"/>
            </w:tcBorders>
          </w:tcPr>
          <w:p w14:paraId="445EC44C" w14:textId="56AEE0C8" w:rsidR="0095653E" w:rsidRPr="0095653E" w:rsidRDefault="00CB3F79" w:rsidP="00314592">
            <w:pPr>
              <w:rPr>
                <w:rFonts w:ascii="Arial" w:hAnsi="Arial" w:cs="Arial"/>
                <w:sz w:val="20"/>
                <w:szCs w:val="20"/>
              </w:rPr>
            </w:pPr>
            <w:r>
              <w:rPr>
                <w:rFonts w:ascii="Arial" w:hAnsi="Arial" w:cs="Arial"/>
                <w:sz w:val="20"/>
                <w:szCs w:val="20"/>
              </w:rPr>
              <w:t>15-MAR-2022</w:t>
            </w:r>
          </w:p>
        </w:tc>
      </w:tr>
      <w:tr w:rsidR="0095653E" w14:paraId="1D036D60" w14:textId="77777777" w:rsidTr="00F7581B">
        <w:trPr>
          <w:cantSplit/>
          <w:trHeight w:val="295"/>
        </w:trPr>
        <w:tc>
          <w:tcPr>
            <w:tcW w:w="1197" w:type="dxa"/>
            <w:tcBorders>
              <w:top w:val="single" w:sz="6" w:space="0" w:color="auto"/>
              <w:left w:val="single" w:sz="6" w:space="0" w:color="auto"/>
              <w:bottom w:val="single" w:sz="6" w:space="0" w:color="auto"/>
              <w:right w:val="single" w:sz="6" w:space="0" w:color="auto"/>
            </w:tcBorders>
          </w:tcPr>
          <w:p w14:paraId="6F971D9B" w14:textId="76017753" w:rsidR="0095653E" w:rsidRPr="0095653E" w:rsidRDefault="0095653E" w:rsidP="00314592">
            <w:pPr>
              <w:rPr>
                <w:rFonts w:ascii="Arial" w:hAnsi="Arial" w:cs="Arial"/>
                <w:sz w:val="20"/>
                <w:szCs w:val="20"/>
              </w:rPr>
            </w:pPr>
          </w:p>
        </w:tc>
        <w:tc>
          <w:tcPr>
            <w:tcW w:w="1710" w:type="dxa"/>
            <w:tcBorders>
              <w:top w:val="single" w:sz="6" w:space="0" w:color="auto"/>
              <w:left w:val="single" w:sz="6" w:space="0" w:color="auto"/>
              <w:bottom w:val="single" w:sz="6" w:space="0" w:color="auto"/>
              <w:right w:val="single" w:sz="6" w:space="0" w:color="auto"/>
            </w:tcBorders>
          </w:tcPr>
          <w:p w14:paraId="1357C4CA" w14:textId="77777777" w:rsidR="0095653E" w:rsidRPr="0095653E" w:rsidRDefault="0095653E" w:rsidP="00314592">
            <w:pPr>
              <w:rPr>
                <w:rFonts w:ascii="Arial" w:hAnsi="Arial" w:cs="Arial"/>
                <w:sz w:val="20"/>
                <w:szCs w:val="20"/>
              </w:rPr>
            </w:pPr>
          </w:p>
        </w:tc>
        <w:tc>
          <w:tcPr>
            <w:tcW w:w="3420" w:type="dxa"/>
            <w:tcBorders>
              <w:top w:val="single" w:sz="6" w:space="0" w:color="auto"/>
              <w:left w:val="single" w:sz="6" w:space="0" w:color="auto"/>
              <w:bottom w:val="single" w:sz="6" w:space="0" w:color="auto"/>
              <w:right w:val="single" w:sz="6" w:space="0" w:color="auto"/>
            </w:tcBorders>
          </w:tcPr>
          <w:p w14:paraId="29253F25" w14:textId="77777777" w:rsidR="0095653E" w:rsidRPr="0095653E" w:rsidRDefault="0095653E" w:rsidP="00314592">
            <w:pPr>
              <w:rPr>
                <w:rFonts w:ascii="Arial" w:hAnsi="Arial" w:cs="Arial"/>
                <w:sz w:val="20"/>
                <w:szCs w:val="20"/>
              </w:rPr>
            </w:pPr>
          </w:p>
        </w:tc>
        <w:tc>
          <w:tcPr>
            <w:tcW w:w="1676" w:type="dxa"/>
            <w:tcBorders>
              <w:top w:val="single" w:sz="6" w:space="0" w:color="auto"/>
              <w:left w:val="single" w:sz="6" w:space="0" w:color="auto"/>
              <w:bottom w:val="single" w:sz="6" w:space="0" w:color="auto"/>
              <w:right w:val="single" w:sz="6" w:space="0" w:color="auto"/>
            </w:tcBorders>
          </w:tcPr>
          <w:p w14:paraId="14F4260B" w14:textId="77777777" w:rsidR="0095653E" w:rsidRPr="0095653E" w:rsidRDefault="0095653E" w:rsidP="00314592">
            <w:pPr>
              <w:rPr>
                <w:rFonts w:ascii="Arial" w:hAnsi="Arial" w:cs="Arial"/>
                <w:sz w:val="20"/>
                <w:szCs w:val="20"/>
              </w:rPr>
            </w:pPr>
          </w:p>
        </w:tc>
        <w:tc>
          <w:tcPr>
            <w:tcW w:w="1474" w:type="dxa"/>
            <w:tcBorders>
              <w:top w:val="single" w:sz="6" w:space="0" w:color="auto"/>
              <w:left w:val="single" w:sz="6" w:space="0" w:color="auto"/>
              <w:bottom w:val="single" w:sz="6" w:space="0" w:color="auto"/>
              <w:right w:val="single" w:sz="6" w:space="0" w:color="auto"/>
            </w:tcBorders>
          </w:tcPr>
          <w:p w14:paraId="75641EED" w14:textId="77777777" w:rsidR="0095653E" w:rsidRPr="0095653E" w:rsidRDefault="0095653E" w:rsidP="00314592">
            <w:pPr>
              <w:rPr>
                <w:rFonts w:ascii="Arial" w:hAnsi="Arial" w:cs="Arial"/>
                <w:sz w:val="20"/>
                <w:szCs w:val="20"/>
              </w:rPr>
            </w:pPr>
          </w:p>
        </w:tc>
      </w:tr>
      <w:tr w:rsidR="0095653E" w14:paraId="13DAC01A" w14:textId="77777777" w:rsidTr="00F7581B">
        <w:trPr>
          <w:cantSplit/>
          <w:trHeight w:val="368"/>
        </w:trPr>
        <w:tc>
          <w:tcPr>
            <w:tcW w:w="1197" w:type="dxa"/>
            <w:tcBorders>
              <w:top w:val="single" w:sz="6" w:space="0" w:color="auto"/>
              <w:left w:val="single" w:sz="6" w:space="0" w:color="auto"/>
              <w:bottom w:val="single" w:sz="6" w:space="0" w:color="auto"/>
              <w:right w:val="single" w:sz="6" w:space="0" w:color="auto"/>
            </w:tcBorders>
          </w:tcPr>
          <w:p w14:paraId="2787B858" w14:textId="314BB193" w:rsidR="0095653E" w:rsidRPr="0095653E" w:rsidRDefault="0095653E" w:rsidP="00314592">
            <w:pPr>
              <w:rPr>
                <w:rFonts w:ascii="Arial" w:hAnsi="Arial" w:cs="Arial"/>
                <w:sz w:val="20"/>
                <w:szCs w:val="20"/>
              </w:rPr>
            </w:pPr>
          </w:p>
        </w:tc>
        <w:tc>
          <w:tcPr>
            <w:tcW w:w="1710" w:type="dxa"/>
            <w:tcBorders>
              <w:top w:val="single" w:sz="6" w:space="0" w:color="auto"/>
              <w:left w:val="single" w:sz="6" w:space="0" w:color="auto"/>
              <w:bottom w:val="single" w:sz="6" w:space="0" w:color="auto"/>
              <w:right w:val="single" w:sz="6" w:space="0" w:color="auto"/>
            </w:tcBorders>
          </w:tcPr>
          <w:p w14:paraId="1CB7D1DA" w14:textId="77777777" w:rsidR="0095653E" w:rsidRPr="0095653E" w:rsidRDefault="0095653E" w:rsidP="00314592">
            <w:pPr>
              <w:rPr>
                <w:rFonts w:ascii="Arial" w:hAnsi="Arial" w:cs="Arial"/>
                <w:sz w:val="20"/>
                <w:szCs w:val="20"/>
              </w:rPr>
            </w:pPr>
          </w:p>
        </w:tc>
        <w:tc>
          <w:tcPr>
            <w:tcW w:w="3420" w:type="dxa"/>
            <w:tcBorders>
              <w:top w:val="single" w:sz="6" w:space="0" w:color="auto"/>
              <w:left w:val="single" w:sz="6" w:space="0" w:color="auto"/>
              <w:bottom w:val="single" w:sz="6" w:space="0" w:color="auto"/>
              <w:right w:val="single" w:sz="6" w:space="0" w:color="auto"/>
            </w:tcBorders>
          </w:tcPr>
          <w:p w14:paraId="52FA4F6B" w14:textId="77777777" w:rsidR="0095653E" w:rsidRPr="0095653E" w:rsidRDefault="0095653E" w:rsidP="00314592">
            <w:pPr>
              <w:rPr>
                <w:rFonts w:ascii="Arial" w:hAnsi="Arial" w:cs="Arial"/>
                <w:sz w:val="20"/>
                <w:szCs w:val="20"/>
              </w:rPr>
            </w:pPr>
          </w:p>
        </w:tc>
        <w:tc>
          <w:tcPr>
            <w:tcW w:w="1676" w:type="dxa"/>
            <w:tcBorders>
              <w:top w:val="single" w:sz="6" w:space="0" w:color="auto"/>
              <w:left w:val="single" w:sz="6" w:space="0" w:color="auto"/>
              <w:bottom w:val="single" w:sz="6" w:space="0" w:color="auto"/>
              <w:right w:val="single" w:sz="6" w:space="0" w:color="auto"/>
            </w:tcBorders>
          </w:tcPr>
          <w:p w14:paraId="67C590B0" w14:textId="77777777" w:rsidR="0095653E" w:rsidRPr="0095653E" w:rsidRDefault="0095653E" w:rsidP="00314592">
            <w:pPr>
              <w:rPr>
                <w:rFonts w:ascii="Arial" w:hAnsi="Arial" w:cs="Arial"/>
                <w:sz w:val="20"/>
                <w:szCs w:val="20"/>
              </w:rPr>
            </w:pPr>
          </w:p>
        </w:tc>
        <w:tc>
          <w:tcPr>
            <w:tcW w:w="1474" w:type="dxa"/>
            <w:tcBorders>
              <w:top w:val="single" w:sz="6" w:space="0" w:color="auto"/>
              <w:left w:val="single" w:sz="6" w:space="0" w:color="auto"/>
              <w:bottom w:val="single" w:sz="6" w:space="0" w:color="auto"/>
              <w:right w:val="single" w:sz="6" w:space="0" w:color="auto"/>
            </w:tcBorders>
          </w:tcPr>
          <w:p w14:paraId="214CA175" w14:textId="77777777" w:rsidR="0095653E" w:rsidRPr="0095653E" w:rsidRDefault="0095653E" w:rsidP="00314592">
            <w:pPr>
              <w:rPr>
                <w:rFonts w:ascii="Arial" w:hAnsi="Arial" w:cs="Arial"/>
                <w:sz w:val="20"/>
                <w:szCs w:val="20"/>
              </w:rPr>
            </w:pPr>
          </w:p>
        </w:tc>
      </w:tr>
    </w:tbl>
    <w:p w14:paraId="0DC31CC4" w14:textId="61055762" w:rsidR="0095653E" w:rsidRDefault="0095653E" w:rsidP="0095653E">
      <w:r w:rsidRPr="002C44D3">
        <w:rPr>
          <w:rFonts w:ascii="Arial" w:hAnsi="Arial" w:cs="Arial"/>
          <w:b/>
          <w:color w:val="FF0000"/>
          <w:kern w:val="28"/>
          <w:szCs w:val="16"/>
        </w:rPr>
        <w:t xml:space="preserve"> </w:t>
      </w:r>
    </w:p>
    <w:p w14:paraId="75C1CD56" w14:textId="04DA9A22" w:rsidR="0095653E" w:rsidRPr="00464D8E" w:rsidRDefault="0095653E" w:rsidP="0095653E">
      <w:pPr>
        <w:rPr>
          <w:rFonts w:ascii="Arial" w:hAnsi="Arial" w:cs="Arial"/>
          <w:b/>
          <w:kern w:val="28"/>
          <w:sz w:val="32"/>
        </w:rPr>
      </w:pPr>
      <w:r w:rsidRPr="00464D8E">
        <w:rPr>
          <w:rFonts w:ascii="Arial" w:hAnsi="Arial" w:cs="Arial"/>
          <w:b/>
          <w:kern w:val="28"/>
          <w:sz w:val="32"/>
        </w:rPr>
        <w:t>Re</w:t>
      </w:r>
      <w:r w:rsidR="00913A67">
        <w:rPr>
          <w:rFonts w:ascii="Arial" w:hAnsi="Arial" w:cs="Arial"/>
          <w:b/>
          <w:kern w:val="28"/>
          <w:sz w:val="32"/>
        </w:rPr>
        <w:t>ference</w:t>
      </w:r>
      <w:r w:rsidRPr="00464D8E">
        <w:rPr>
          <w:rFonts w:ascii="Arial" w:hAnsi="Arial" w:cs="Arial"/>
          <w:b/>
          <w:kern w:val="28"/>
          <w:sz w:val="32"/>
        </w:rPr>
        <w:t xml:space="preserve"> Documents</w:t>
      </w:r>
    </w:p>
    <w:tbl>
      <w:tblPr>
        <w:tblStyle w:val="TableGrid"/>
        <w:tblW w:w="9985" w:type="dxa"/>
        <w:tblLook w:val="04A0" w:firstRow="1" w:lastRow="0" w:firstColumn="1" w:lastColumn="0" w:noHBand="0" w:noVBand="1"/>
      </w:tblPr>
      <w:tblGrid>
        <w:gridCol w:w="2304"/>
        <w:gridCol w:w="4741"/>
        <w:gridCol w:w="2940"/>
      </w:tblGrid>
      <w:tr w:rsidR="0095653E" w14:paraId="5BF393CF" w14:textId="77777777" w:rsidTr="003D47AD">
        <w:tc>
          <w:tcPr>
            <w:tcW w:w="3116" w:type="dxa"/>
            <w:shd w:val="clear" w:color="auto" w:fill="B4C6E7" w:themeFill="accent1" w:themeFillTint="66"/>
          </w:tcPr>
          <w:p w14:paraId="39811DD3" w14:textId="4578009C" w:rsidR="0095653E" w:rsidRPr="00464D8E" w:rsidRDefault="0095653E" w:rsidP="00464D8E">
            <w:pPr>
              <w:spacing w:after="160" w:line="259" w:lineRule="auto"/>
              <w:rPr>
                <w:rFonts w:ascii="Arial" w:hAnsi="Arial" w:cs="Arial"/>
                <w:b/>
                <w:sz w:val="20"/>
                <w:szCs w:val="20"/>
              </w:rPr>
            </w:pPr>
            <w:r w:rsidRPr="00464D8E">
              <w:rPr>
                <w:rFonts w:ascii="Arial" w:hAnsi="Arial" w:cs="Arial"/>
                <w:b/>
                <w:sz w:val="20"/>
                <w:szCs w:val="20"/>
              </w:rPr>
              <w:t>Document Name</w:t>
            </w:r>
          </w:p>
        </w:tc>
        <w:tc>
          <w:tcPr>
            <w:tcW w:w="3117" w:type="dxa"/>
            <w:shd w:val="clear" w:color="auto" w:fill="B4C6E7" w:themeFill="accent1" w:themeFillTint="66"/>
          </w:tcPr>
          <w:p w14:paraId="2961EEFC" w14:textId="62CAF6C2" w:rsidR="0095653E" w:rsidRPr="00464D8E" w:rsidRDefault="0095653E" w:rsidP="00464D8E">
            <w:pPr>
              <w:spacing w:after="160" w:line="259" w:lineRule="auto"/>
              <w:rPr>
                <w:rFonts w:ascii="Arial" w:hAnsi="Arial" w:cs="Arial"/>
                <w:b/>
                <w:sz w:val="20"/>
                <w:szCs w:val="20"/>
              </w:rPr>
            </w:pPr>
            <w:r w:rsidRPr="00464D8E">
              <w:rPr>
                <w:rFonts w:ascii="Arial" w:hAnsi="Arial" w:cs="Arial"/>
                <w:b/>
                <w:sz w:val="20"/>
                <w:szCs w:val="20"/>
              </w:rPr>
              <w:t>Hyperlink/Location Path</w:t>
            </w:r>
          </w:p>
        </w:tc>
        <w:tc>
          <w:tcPr>
            <w:tcW w:w="3752" w:type="dxa"/>
            <w:shd w:val="clear" w:color="auto" w:fill="B4C6E7" w:themeFill="accent1" w:themeFillTint="66"/>
          </w:tcPr>
          <w:p w14:paraId="2D1A1064" w14:textId="4EE4C770" w:rsidR="0095653E" w:rsidRPr="00464D8E" w:rsidRDefault="00464D8E" w:rsidP="00464D8E">
            <w:pPr>
              <w:spacing w:after="160" w:line="259" w:lineRule="auto"/>
              <w:rPr>
                <w:rFonts w:ascii="Arial" w:hAnsi="Arial" w:cs="Arial"/>
                <w:b/>
                <w:sz w:val="20"/>
                <w:szCs w:val="20"/>
              </w:rPr>
            </w:pPr>
            <w:r>
              <w:rPr>
                <w:rFonts w:ascii="Arial" w:hAnsi="Arial" w:cs="Arial"/>
                <w:b/>
                <w:sz w:val="20"/>
                <w:szCs w:val="20"/>
              </w:rPr>
              <w:t xml:space="preserve">Short </w:t>
            </w:r>
            <w:r w:rsidRPr="00464D8E">
              <w:rPr>
                <w:rFonts w:ascii="Arial" w:hAnsi="Arial" w:cs="Arial"/>
                <w:b/>
                <w:sz w:val="20"/>
                <w:szCs w:val="20"/>
              </w:rPr>
              <w:t>Description</w:t>
            </w:r>
          </w:p>
        </w:tc>
      </w:tr>
      <w:tr w:rsidR="0095653E" w14:paraId="450C2766" w14:textId="77777777" w:rsidTr="003D47AD">
        <w:tc>
          <w:tcPr>
            <w:tcW w:w="3116" w:type="dxa"/>
          </w:tcPr>
          <w:p w14:paraId="2A7A50FB" w14:textId="03D854BE" w:rsidR="0095653E" w:rsidRDefault="00913A67" w:rsidP="0095653E">
            <w:r>
              <w:t>Relevant PDD</w:t>
            </w:r>
          </w:p>
        </w:tc>
        <w:tc>
          <w:tcPr>
            <w:tcW w:w="3117" w:type="dxa"/>
          </w:tcPr>
          <w:p w14:paraId="31816C6D" w14:textId="77777777" w:rsidR="0095653E" w:rsidRDefault="0095653E" w:rsidP="0095653E"/>
        </w:tc>
        <w:tc>
          <w:tcPr>
            <w:tcW w:w="3752" w:type="dxa"/>
          </w:tcPr>
          <w:p w14:paraId="4D2950C3" w14:textId="77777777" w:rsidR="0095653E" w:rsidRDefault="0095653E" w:rsidP="0095653E"/>
        </w:tc>
      </w:tr>
      <w:tr w:rsidR="0095653E" w14:paraId="7F85A112" w14:textId="77777777" w:rsidTr="00C669C2">
        <w:trPr>
          <w:trHeight w:val="581"/>
        </w:trPr>
        <w:tc>
          <w:tcPr>
            <w:tcW w:w="3116" w:type="dxa"/>
          </w:tcPr>
          <w:p w14:paraId="7E5056BB" w14:textId="28481DD8" w:rsidR="0095653E" w:rsidRDefault="00913A67" w:rsidP="0095653E">
            <w:r>
              <w:t>Relevant FDS</w:t>
            </w:r>
          </w:p>
        </w:tc>
        <w:tc>
          <w:tcPr>
            <w:tcW w:w="3117" w:type="dxa"/>
          </w:tcPr>
          <w:p w14:paraId="15336EAE" w14:textId="77777777" w:rsidR="0022698E" w:rsidRDefault="0022698E" w:rsidP="0022698E">
            <w:r>
              <w:t>https://elancoah.sharepoint.com/:w:/r/sites/</w:t>
            </w:r>
          </w:p>
          <w:p w14:paraId="7129D15D" w14:textId="77777777" w:rsidR="0022698E" w:rsidRDefault="0022698E" w:rsidP="0022698E">
            <w:proofErr w:type="spellStart"/>
            <w:r>
              <w:t>Elanco_SAP_Project_RedData</w:t>
            </w:r>
            <w:proofErr w:type="spellEnd"/>
            <w:r>
              <w:t>/_layouts/15/</w:t>
            </w:r>
          </w:p>
          <w:p w14:paraId="6C51D9EA" w14:textId="77777777" w:rsidR="0022698E" w:rsidRDefault="0022698E" w:rsidP="0022698E">
            <w:r>
              <w:t>doc2.aspx?sourcedoc=%7BB4A534B4-96EC-43AE</w:t>
            </w:r>
          </w:p>
          <w:p w14:paraId="1B21CD09" w14:textId="77777777" w:rsidR="0022698E" w:rsidRDefault="0022698E" w:rsidP="0022698E">
            <w:r>
              <w:t>-A073-FAD26633858A%7D&amp;file=OTC_E_826_827_</w:t>
            </w:r>
          </w:p>
          <w:p w14:paraId="7AC3A2D0" w14:textId="77777777" w:rsidR="0022698E" w:rsidRDefault="0022698E" w:rsidP="0022698E">
            <w:r>
              <w:t>Product%20Allocation%20UK_FDS.docx&amp;action=</w:t>
            </w:r>
          </w:p>
          <w:p w14:paraId="6B1C4C9A" w14:textId="3E4A0FE1" w:rsidR="0095653E" w:rsidRDefault="0022698E" w:rsidP="0022698E">
            <w:proofErr w:type="spellStart"/>
            <w:r>
              <w:t>default&amp;mobileredirect</w:t>
            </w:r>
            <w:proofErr w:type="spellEnd"/>
            <w:r>
              <w:t>=</w:t>
            </w:r>
            <w:proofErr w:type="spellStart"/>
            <w:r>
              <w:t>true&amp;DefaultItemOpen</w:t>
            </w:r>
            <w:proofErr w:type="spellEnd"/>
            <w:r>
              <w:t>=1</w:t>
            </w:r>
          </w:p>
        </w:tc>
        <w:tc>
          <w:tcPr>
            <w:tcW w:w="3752" w:type="dxa"/>
          </w:tcPr>
          <w:p w14:paraId="37B395C6" w14:textId="576D5B9C" w:rsidR="0095653E" w:rsidRDefault="00C669C2" w:rsidP="0095653E">
            <w:r w:rsidRPr="00C669C2">
              <w:rPr>
                <w:sz w:val="24"/>
                <w:szCs w:val="24"/>
              </w:rPr>
              <w:t>O2C_E_</w:t>
            </w:r>
            <w:r w:rsidR="00E55AA1">
              <w:rPr>
                <w:sz w:val="24"/>
                <w:szCs w:val="24"/>
              </w:rPr>
              <w:t>826_827</w:t>
            </w:r>
            <w:r w:rsidRPr="00C669C2">
              <w:rPr>
                <w:sz w:val="24"/>
                <w:szCs w:val="24"/>
              </w:rPr>
              <w:t xml:space="preserve"> - Automatic Order Delivery Block and Rejection</w:t>
            </w:r>
            <w:r w:rsidRPr="00F20AAF">
              <w:rPr>
                <w:rFonts w:cs="Arial"/>
                <w:lang w:val="en-GB"/>
              </w:rPr>
              <w:t xml:space="preserve"> </w:t>
            </w:r>
            <w:r w:rsidR="002F5837" w:rsidRPr="00F20AAF">
              <w:rPr>
                <w:rFonts w:cs="Arial"/>
                <w:lang w:val="en-GB"/>
              </w:rPr>
              <w:t>Report V0.1</w:t>
            </w:r>
          </w:p>
        </w:tc>
      </w:tr>
      <w:tr w:rsidR="0095653E" w14:paraId="1A779C45" w14:textId="77777777" w:rsidTr="003D47AD">
        <w:tc>
          <w:tcPr>
            <w:tcW w:w="3116" w:type="dxa"/>
          </w:tcPr>
          <w:p w14:paraId="44812F11" w14:textId="77777777" w:rsidR="0095653E" w:rsidRDefault="0095653E" w:rsidP="0095653E"/>
        </w:tc>
        <w:tc>
          <w:tcPr>
            <w:tcW w:w="3117" w:type="dxa"/>
          </w:tcPr>
          <w:p w14:paraId="2AF77F03" w14:textId="77777777" w:rsidR="0095653E" w:rsidRDefault="0095653E" w:rsidP="0095653E"/>
        </w:tc>
        <w:tc>
          <w:tcPr>
            <w:tcW w:w="3752" w:type="dxa"/>
          </w:tcPr>
          <w:p w14:paraId="73D055C7" w14:textId="77777777" w:rsidR="0095653E" w:rsidRDefault="0095653E" w:rsidP="0095653E"/>
        </w:tc>
      </w:tr>
    </w:tbl>
    <w:p w14:paraId="72A8BC35" w14:textId="77777777" w:rsidR="00DA5985" w:rsidRDefault="00DA5985" w:rsidP="0095653E"/>
    <w:p w14:paraId="67698D05" w14:textId="3BBCC7D6" w:rsidR="00464D8E" w:rsidRDefault="00464D8E" w:rsidP="00464D8E">
      <w:pPr>
        <w:rPr>
          <w:rFonts w:ascii="Arial" w:hAnsi="Arial" w:cs="Arial"/>
          <w:b/>
          <w:kern w:val="28"/>
          <w:sz w:val="32"/>
        </w:rPr>
      </w:pPr>
      <w:r>
        <w:rPr>
          <w:rFonts w:ascii="Arial" w:hAnsi="Arial" w:cs="Arial"/>
          <w:b/>
          <w:kern w:val="28"/>
          <w:sz w:val="32"/>
        </w:rPr>
        <w:t xml:space="preserve">Technical </w:t>
      </w:r>
      <w:r w:rsidR="00246A62">
        <w:rPr>
          <w:rFonts w:ascii="Arial" w:hAnsi="Arial" w:cs="Arial"/>
          <w:b/>
          <w:kern w:val="28"/>
          <w:sz w:val="32"/>
        </w:rPr>
        <w:t xml:space="preserve">Approvers and </w:t>
      </w:r>
      <w:r>
        <w:rPr>
          <w:rFonts w:ascii="Arial" w:hAnsi="Arial" w:cs="Arial"/>
          <w:b/>
          <w:kern w:val="28"/>
          <w:sz w:val="32"/>
        </w:rPr>
        <w:t xml:space="preserve">Reviewers </w:t>
      </w:r>
    </w:p>
    <w:tbl>
      <w:tblPr>
        <w:tblW w:w="10017" w:type="dxa"/>
        <w:tblInd w:w="-35" w:type="dxa"/>
        <w:tblLayout w:type="fixed"/>
        <w:tblCellMar>
          <w:left w:w="107" w:type="dxa"/>
          <w:right w:w="107" w:type="dxa"/>
        </w:tblCellMar>
        <w:tblLook w:val="0000" w:firstRow="0" w:lastRow="0" w:firstColumn="0" w:lastColumn="0" w:noHBand="0" w:noVBand="0"/>
      </w:tblPr>
      <w:tblGrid>
        <w:gridCol w:w="657"/>
        <w:gridCol w:w="3510"/>
        <w:gridCol w:w="3600"/>
        <w:gridCol w:w="2250"/>
      </w:tblGrid>
      <w:tr w:rsidR="00464D8E" w14:paraId="2DD9881C" w14:textId="77777777" w:rsidTr="003D47AD">
        <w:trPr>
          <w:cantSplit/>
          <w:trHeight w:val="295"/>
        </w:trPr>
        <w:tc>
          <w:tcPr>
            <w:tcW w:w="657" w:type="dxa"/>
            <w:tcBorders>
              <w:top w:val="single" w:sz="6" w:space="0" w:color="auto"/>
              <w:left w:val="single" w:sz="6" w:space="0" w:color="auto"/>
              <w:bottom w:val="single" w:sz="6" w:space="0" w:color="auto"/>
              <w:right w:val="single" w:sz="6" w:space="0" w:color="auto"/>
            </w:tcBorders>
            <w:shd w:val="clear" w:color="auto" w:fill="B4C6E7" w:themeFill="accent1" w:themeFillTint="66"/>
          </w:tcPr>
          <w:p w14:paraId="5753EE3A" w14:textId="4AB41703" w:rsidR="00464D8E" w:rsidRPr="0095653E" w:rsidRDefault="00464D8E" w:rsidP="00314592">
            <w:pPr>
              <w:rPr>
                <w:rFonts w:ascii="Arial" w:hAnsi="Arial" w:cs="Arial"/>
                <w:b/>
                <w:sz w:val="20"/>
                <w:szCs w:val="20"/>
              </w:rPr>
            </w:pPr>
            <w:r>
              <w:rPr>
                <w:rFonts w:ascii="Arial" w:hAnsi="Arial" w:cs="Arial"/>
                <w:b/>
                <w:sz w:val="20"/>
                <w:szCs w:val="20"/>
              </w:rPr>
              <w:t>#</w:t>
            </w:r>
          </w:p>
        </w:tc>
        <w:tc>
          <w:tcPr>
            <w:tcW w:w="3510" w:type="dxa"/>
            <w:tcBorders>
              <w:top w:val="single" w:sz="6" w:space="0" w:color="auto"/>
              <w:left w:val="single" w:sz="6" w:space="0" w:color="auto"/>
              <w:bottom w:val="single" w:sz="6" w:space="0" w:color="auto"/>
              <w:right w:val="single" w:sz="6" w:space="0" w:color="auto"/>
            </w:tcBorders>
            <w:shd w:val="clear" w:color="auto" w:fill="B4C6E7" w:themeFill="accent1" w:themeFillTint="66"/>
          </w:tcPr>
          <w:p w14:paraId="49E7191C" w14:textId="297971F3" w:rsidR="00464D8E" w:rsidRPr="0095653E" w:rsidRDefault="00464D8E" w:rsidP="00314592">
            <w:pPr>
              <w:rPr>
                <w:rFonts w:ascii="Arial" w:hAnsi="Arial" w:cs="Arial"/>
                <w:b/>
                <w:sz w:val="20"/>
                <w:szCs w:val="20"/>
              </w:rPr>
            </w:pPr>
            <w:r>
              <w:rPr>
                <w:rFonts w:ascii="Arial" w:hAnsi="Arial" w:cs="Arial"/>
                <w:b/>
                <w:sz w:val="20"/>
                <w:szCs w:val="20"/>
              </w:rPr>
              <w:t xml:space="preserve">Reviewer Name </w:t>
            </w:r>
          </w:p>
        </w:tc>
        <w:tc>
          <w:tcPr>
            <w:tcW w:w="3600" w:type="dxa"/>
            <w:tcBorders>
              <w:top w:val="single" w:sz="6" w:space="0" w:color="auto"/>
              <w:left w:val="single" w:sz="6" w:space="0" w:color="auto"/>
              <w:bottom w:val="single" w:sz="6" w:space="0" w:color="auto"/>
              <w:right w:val="single" w:sz="6" w:space="0" w:color="auto"/>
            </w:tcBorders>
            <w:shd w:val="clear" w:color="auto" w:fill="B4C6E7" w:themeFill="accent1" w:themeFillTint="66"/>
          </w:tcPr>
          <w:p w14:paraId="41BB328B" w14:textId="6E117505" w:rsidR="00464D8E" w:rsidRPr="0095653E" w:rsidRDefault="00464D8E" w:rsidP="00314592">
            <w:pPr>
              <w:rPr>
                <w:rFonts w:ascii="Arial" w:hAnsi="Arial" w:cs="Arial"/>
                <w:b/>
                <w:sz w:val="20"/>
                <w:szCs w:val="20"/>
              </w:rPr>
            </w:pPr>
            <w:r>
              <w:rPr>
                <w:rFonts w:ascii="Arial" w:hAnsi="Arial" w:cs="Arial"/>
                <w:b/>
                <w:sz w:val="20"/>
                <w:szCs w:val="20"/>
              </w:rPr>
              <w:t xml:space="preserve">Reviewer Project Role </w:t>
            </w:r>
          </w:p>
        </w:tc>
        <w:tc>
          <w:tcPr>
            <w:tcW w:w="2250" w:type="dxa"/>
            <w:tcBorders>
              <w:top w:val="single" w:sz="6" w:space="0" w:color="auto"/>
              <w:left w:val="single" w:sz="6" w:space="0" w:color="auto"/>
              <w:bottom w:val="single" w:sz="6" w:space="0" w:color="auto"/>
              <w:right w:val="single" w:sz="6" w:space="0" w:color="auto"/>
            </w:tcBorders>
            <w:shd w:val="clear" w:color="auto" w:fill="B4C6E7" w:themeFill="accent1" w:themeFillTint="66"/>
          </w:tcPr>
          <w:p w14:paraId="15BA79A6" w14:textId="77777777" w:rsidR="00464D8E" w:rsidRPr="0095653E" w:rsidRDefault="00464D8E" w:rsidP="00314592">
            <w:pPr>
              <w:rPr>
                <w:rFonts w:ascii="Arial" w:hAnsi="Arial" w:cs="Arial"/>
                <w:b/>
                <w:sz w:val="20"/>
                <w:szCs w:val="20"/>
              </w:rPr>
            </w:pPr>
            <w:r w:rsidRPr="0095653E">
              <w:rPr>
                <w:rFonts w:ascii="Arial" w:hAnsi="Arial" w:cs="Arial"/>
                <w:b/>
                <w:sz w:val="20"/>
                <w:szCs w:val="20"/>
              </w:rPr>
              <w:t>Date</w:t>
            </w:r>
          </w:p>
        </w:tc>
      </w:tr>
      <w:tr w:rsidR="00F21339" w14:paraId="01612264" w14:textId="77777777" w:rsidTr="003D47AD">
        <w:trPr>
          <w:cantSplit/>
          <w:trHeight w:val="368"/>
        </w:trPr>
        <w:tc>
          <w:tcPr>
            <w:tcW w:w="657" w:type="dxa"/>
            <w:tcBorders>
              <w:top w:val="single" w:sz="6" w:space="0" w:color="auto"/>
              <w:left w:val="single" w:sz="6" w:space="0" w:color="auto"/>
              <w:bottom w:val="single" w:sz="6" w:space="0" w:color="auto"/>
              <w:right w:val="single" w:sz="6" w:space="0" w:color="auto"/>
            </w:tcBorders>
          </w:tcPr>
          <w:p w14:paraId="0D47537F" w14:textId="121A5224" w:rsidR="00F21339" w:rsidRPr="0095653E" w:rsidRDefault="00F20AAF" w:rsidP="00F21339">
            <w:pPr>
              <w:rPr>
                <w:rFonts w:ascii="Arial" w:hAnsi="Arial" w:cs="Arial"/>
                <w:sz w:val="20"/>
                <w:szCs w:val="20"/>
              </w:rPr>
            </w:pPr>
            <w:r>
              <w:rPr>
                <w:rFonts w:ascii="Arial" w:hAnsi="Arial" w:cs="Arial"/>
                <w:sz w:val="20"/>
                <w:szCs w:val="20"/>
              </w:rPr>
              <w:t>1.</w:t>
            </w:r>
          </w:p>
        </w:tc>
        <w:tc>
          <w:tcPr>
            <w:tcW w:w="3510" w:type="dxa"/>
            <w:tcBorders>
              <w:top w:val="single" w:sz="6" w:space="0" w:color="auto"/>
              <w:left w:val="single" w:sz="6" w:space="0" w:color="auto"/>
              <w:bottom w:val="single" w:sz="6" w:space="0" w:color="auto"/>
              <w:right w:val="single" w:sz="6" w:space="0" w:color="auto"/>
            </w:tcBorders>
          </w:tcPr>
          <w:p w14:paraId="045AE0E5" w14:textId="322BAE69" w:rsidR="00F21339" w:rsidRPr="0095653E" w:rsidRDefault="00850CC8" w:rsidP="00F21339">
            <w:pPr>
              <w:rPr>
                <w:rFonts w:ascii="Arial" w:hAnsi="Arial" w:cs="Arial"/>
                <w:sz w:val="20"/>
                <w:szCs w:val="20"/>
              </w:rPr>
            </w:pPr>
            <w:r>
              <w:rPr>
                <w:rFonts w:ascii="Arial" w:hAnsi="Arial" w:cs="Arial"/>
                <w:sz w:val="20"/>
                <w:szCs w:val="20"/>
              </w:rPr>
              <w:t>Debanjali Nandy</w:t>
            </w:r>
          </w:p>
        </w:tc>
        <w:tc>
          <w:tcPr>
            <w:tcW w:w="3600" w:type="dxa"/>
            <w:tcBorders>
              <w:top w:val="single" w:sz="6" w:space="0" w:color="auto"/>
              <w:left w:val="single" w:sz="6" w:space="0" w:color="auto"/>
              <w:bottom w:val="single" w:sz="6" w:space="0" w:color="auto"/>
              <w:right w:val="single" w:sz="6" w:space="0" w:color="auto"/>
            </w:tcBorders>
          </w:tcPr>
          <w:p w14:paraId="2D7255AF" w14:textId="18AEE99F" w:rsidR="00F21339" w:rsidRPr="0095653E" w:rsidRDefault="002418E3" w:rsidP="00F21339">
            <w:pPr>
              <w:rPr>
                <w:rFonts w:ascii="Arial" w:hAnsi="Arial" w:cs="Arial"/>
                <w:sz w:val="20"/>
                <w:szCs w:val="20"/>
              </w:rPr>
            </w:pPr>
            <w:r>
              <w:rPr>
                <w:rFonts w:ascii="Arial" w:hAnsi="Arial" w:cs="Arial"/>
                <w:sz w:val="20"/>
                <w:szCs w:val="20"/>
              </w:rPr>
              <w:t>Technical Lead</w:t>
            </w:r>
          </w:p>
        </w:tc>
        <w:tc>
          <w:tcPr>
            <w:tcW w:w="2250" w:type="dxa"/>
            <w:tcBorders>
              <w:top w:val="single" w:sz="6" w:space="0" w:color="auto"/>
              <w:left w:val="single" w:sz="6" w:space="0" w:color="auto"/>
              <w:bottom w:val="single" w:sz="6" w:space="0" w:color="auto"/>
              <w:right w:val="single" w:sz="6" w:space="0" w:color="auto"/>
            </w:tcBorders>
          </w:tcPr>
          <w:p w14:paraId="448A1C01" w14:textId="08ED9296" w:rsidR="00F21339" w:rsidRPr="0095653E" w:rsidRDefault="00850CC8" w:rsidP="00F21339">
            <w:pPr>
              <w:rPr>
                <w:rFonts w:ascii="Arial" w:hAnsi="Arial" w:cs="Arial"/>
                <w:sz w:val="20"/>
                <w:szCs w:val="20"/>
              </w:rPr>
            </w:pPr>
            <w:r>
              <w:rPr>
                <w:rFonts w:ascii="Arial" w:hAnsi="Arial" w:cs="Arial"/>
                <w:sz w:val="20"/>
                <w:szCs w:val="20"/>
              </w:rPr>
              <w:t>09</w:t>
            </w:r>
            <w:r w:rsidR="002418E3">
              <w:rPr>
                <w:rFonts w:ascii="Arial" w:hAnsi="Arial" w:cs="Arial"/>
                <w:sz w:val="20"/>
                <w:szCs w:val="20"/>
              </w:rPr>
              <w:t>-Mar-2022</w:t>
            </w:r>
          </w:p>
        </w:tc>
      </w:tr>
      <w:tr w:rsidR="00F21339" w14:paraId="2229581C" w14:textId="77777777" w:rsidTr="003D47AD">
        <w:trPr>
          <w:cantSplit/>
          <w:trHeight w:val="295"/>
        </w:trPr>
        <w:tc>
          <w:tcPr>
            <w:tcW w:w="657" w:type="dxa"/>
            <w:tcBorders>
              <w:top w:val="single" w:sz="6" w:space="0" w:color="auto"/>
              <w:left w:val="single" w:sz="6" w:space="0" w:color="auto"/>
              <w:bottom w:val="single" w:sz="6" w:space="0" w:color="auto"/>
              <w:right w:val="single" w:sz="6" w:space="0" w:color="auto"/>
            </w:tcBorders>
          </w:tcPr>
          <w:p w14:paraId="06710982" w14:textId="673DDAE3" w:rsidR="00F21339" w:rsidRPr="0095653E" w:rsidRDefault="00850CC8" w:rsidP="00F21339">
            <w:pPr>
              <w:rPr>
                <w:rFonts w:ascii="Arial" w:hAnsi="Arial" w:cs="Arial"/>
                <w:sz w:val="20"/>
                <w:szCs w:val="20"/>
              </w:rPr>
            </w:pPr>
            <w:r>
              <w:rPr>
                <w:rFonts w:ascii="Arial" w:hAnsi="Arial" w:cs="Arial"/>
                <w:sz w:val="20"/>
                <w:szCs w:val="20"/>
              </w:rPr>
              <w:t>2.</w:t>
            </w:r>
          </w:p>
        </w:tc>
        <w:tc>
          <w:tcPr>
            <w:tcW w:w="3510" w:type="dxa"/>
            <w:tcBorders>
              <w:top w:val="single" w:sz="6" w:space="0" w:color="auto"/>
              <w:left w:val="single" w:sz="6" w:space="0" w:color="auto"/>
              <w:bottom w:val="single" w:sz="6" w:space="0" w:color="auto"/>
              <w:right w:val="single" w:sz="6" w:space="0" w:color="auto"/>
            </w:tcBorders>
          </w:tcPr>
          <w:p w14:paraId="39867607" w14:textId="0238768D" w:rsidR="00F21339" w:rsidRPr="0095653E" w:rsidRDefault="00850CC8" w:rsidP="00F21339">
            <w:pPr>
              <w:rPr>
                <w:rFonts w:ascii="Arial" w:hAnsi="Arial" w:cs="Arial"/>
                <w:sz w:val="20"/>
                <w:szCs w:val="20"/>
              </w:rPr>
            </w:pPr>
            <w:proofErr w:type="spellStart"/>
            <w:r>
              <w:rPr>
                <w:rFonts w:ascii="Arial" w:hAnsi="Arial" w:cs="Arial"/>
                <w:sz w:val="20"/>
                <w:szCs w:val="20"/>
              </w:rPr>
              <w:t>Pushpal</w:t>
            </w:r>
            <w:proofErr w:type="spellEnd"/>
            <w:r>
              <w:rPr>
                <w:rFonts w:ascii="Arial" w:hAnsi="Arial" w:cs="Arial"/>
                <w:sz w:val="20"/>
                <w:szCs w:val="20"/>
              </w:rPr>
              <w:t xml:space="preserve"> Bhattacharya</w:t>
            </w:r>
          </w:p>
        </w:tc>
        <w:tc>
          <w:tcPr>
            <w:tcW w:w="3600" w:type="dxa"/>
            <w:tcBorders>
              <w:top w:val="single" w:sz="6" w:space="0" w:color="auto"/>
              <w:left w:val="single" w:sz="6" w:space="0" w:color="auto"/>
              <w:bottom w:val="single" w:sz="6" w:space="0" w:color="auto"/>
              <w:right w:val="single" w:sz="6" w:space="0" w:color="auto"/>
            </w:tcBorders>
          </w:tcPr>
          <w:p w14:paraId="766AB98C" w14:textId="2DA07009" w:rsidR="00F21339" w:rsidRPr="0095653E" w:rsidRDefault="00850CC8" w:rsidP="00F21339">
            <w:pPr>
              <w:rPr>
                <w:rFonts w:ascii="Arial" w:hAnsi="Arial" w:cs="Arial"/>
                <w:sz w:val="20"/>
                <w:szCs w:val="20"/>
              </w:rPr>
            </w:pPr>
            <w:r>
              <w:rPr>
                <w:rFonts w:ascii="Arial" w:hAnsi="Arial" w:cs="Arial"/>
                <w:sz w:val="20"/>
                <w:szCs w:val="20"/>
              </w:rPr>
              <w:t>Technical Lead</w:t>
            </w:r>
          </w:p>
        </w:tc>
        <w:tc>
          <w:tcPr>
            <w:tcW w:w="2250" w:type="dxa"/>
            <w:tcBorders>
              <w:top w:val="single" w:sz="6" w:space="0" w:color="auto"/>
              <w:left w:val="single" w:sz="6" w:space="0" w:color="auto"/>
              <w:bottom w:val="single" w:sz="6" w:space="0" w:color="auto"/>
              <w:right w:val="single" w:sz="6" w:space="0" w:color="auto"/>
            </w:tcBorders>
          </w:tcPr>
          <w:p w14:paraId="4C20D21C" w14:textId="02946BA4" w:rsidR="00F21339" w:rsidRPr="0095653E" w:rsidRDefault="00850CC8" w:rsidP="00F21339">
            <w:pPr>
              <w:rPr>
                <w:rFonts w:ascii="Arial" w:hAnsi="Arial" w:cs="Arial"/>
                <w:sz w:val="20"/>
                <w:szCs w:val="20"/>
              </w:rPr>
            </w:pPr>
            <w:r>
              <w:rPr>
                <w:rFonts w:ascii="Arial" w:hAnsi="Arial" w:cs="Arial"/>
                <w:sz w:val="20"/>
                <w:szCs w:val="20"/>
              </w:rPr>
              <w:t>11-Mar-2022</w:t>
            </w:r>
          </w:p>
        </w:tc>
      </w:tr>
    </w:tbl>
    <w:p w14:paraId="19175D3C" w14:textId="00924080" w:rsidR="002C44D3" w:rsidRDefault="002C44D3"/>
    <w:p w14:paraId="05C1305E" w14:textId="0C2FB94F" w:rsidR="00F20AAF" w:rsidRDefault="00F20AAF"/>
    <w:p w14:paraId="1DE4C3AC" w14:textId="6C336B42" w:rsidR="00891490" w:rsidRDefault="00891490"/>
    <w:p w14:paraId="0BA6B1A6" w14:textId="14F9EBB9" w:rsidR="00891490" w:rsidRDefault="00891490"/>
    <w:p w14:paraId="52D4D772" w14:textId="4A5A15F1" w:rsidR="00891490" w:rsidRDefault="00891490"/>
    <w:p w14:paraId="7D089D1B" w14:textId="77777777" w:rsidR="00891490" w:rsidRDefault="00891490"/>
    <w:tbl>
      <w:tblPr>
        <w:tblW w:w="9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3368"/>
        <w:gridCol w:w="3093"/>
        <w:gridCol w:w="3094"/>
      </w:tblGrid>
      <w:tr w:rsidR="005E4426" w14:paraId="757487E2" w14:textId="77777777" w:rsidTr="00F20AAF">
        <w:tc>
          <w:tcPr>
            <w:tcW w:w="3368" w:type="dxa"/>
            <w:tcBorders>
              <w:top w:val="single" w:sz="6" w:space="0" w:color="000000"/>
              <w:left w:val="single" w:sz="6" w:space="0" w:color="000000"/>
              <w:bottom w:val="single" w:sz="6" w:space="0" w:color="000000"/>
              <w:right w:val="single" w:sz="6" w:space="0" w:color="000000"/>
            </w:tcBorders>
            <w:shd w:val="clear" w:color="auto" w:fill="B4C6E7" w:themeFill="accent1" w:themeFillTint="66"/>
            <w:vAlign w:val="center"/>
          </w:tcPr>
          <w:p w14:paraId="6627A4A8" w14:textId="77777777" w:rsidR="005E4426" w:rsidRDefault="005E4426" w:rsidP="005E4426">
            <w:pPr>
              <w:widowControl w:val="0"/>
              <w:spacing w:after="40"/>
              <w:rPr>
                <w:rFonts w:cs="Arial"/>
                <w:b/>
              </w:rPr>
            </w:pPr>
            <w:r>
              <w:rPr>
                <w:rFonts w:cs="Arial"/>
                <w:b/>
              </w:rPr>
              <w:t>WRICEF ID</w:t>
            </w:r>
          </w:p>
        </w:tc>
        <w:tc>
          <w:tcPr>
            <w:tcW w:w="6187" w:type="dxa"/>
            <w:gridSpan w:val="2"/>
            <w:tcBorders>
              <w:top w:val="single" w:sz="6" w:space="0" w:color="000000"/>
              <w:left w:val="single" w:sz="6" w:space="0" w:color="000000"/>
              <w:bottom w:val="single" w:sz="6" w:space="0" w:color="000000"/>
              <w:right w:val="single" w:sz="6" w:space="0" w:color="000000"/>
            </w:tcBorders>
            <w:vAlign w:val="center"/>
          </w:tcPr>
          <w:p w14:paraId="19E4B15A" w14:textId="699637E8" w:rsidR="005E4426" w:rsidRDefault="00C669C2" w:rsidP="005E4426">
            <w:pPr>
              <w:widowControl w:val="0"/>
              <w:spacing w:after="40"/>
              <w:rPr>
                <w:rFonts w:cs="Arial"/>
                <w:lang w:val="en-GB"/>
              </w:rPr>
            </w:pPr>
            <w:r>
              <w:rPr>
                <w:rFonts w:cs="Arial"/>
                <w:lang w:val="en-GB"/>
              </w:rPr>
              <w:t>O2C_E_</w:t>
            </w:r>
            <w:r w:rsidR="00E55AA1">
              <w:rPr>
                <w:rFonts w:cs="Arial"/>
                <w:lang w:val="en-GB"/>
              </w:rPr>
              <w:t>826_827</w:t>
            </w:r>
          </w:p>
        </w:tc>
      </w:tr>
      <w:tr w:rsidR="005E4426" w14:paraId="3625BA54" w14:textId="77777777" w:rsidTr="00F20AAF">
        <w:tc>
          <w:tcPr>
            <w:tcW w:w="3368" w:type="dxa"/>
            <w:tcBorders>
              <w:top w:val="single" w:sz="6" w:space="0" w:color="000000"/>
              <w:left w:val="single" w:sz="6" w:space="0" w:color="000000"/>
              <w:bottom w:val="single" w:sz="6" w:space="0" w:color="000000"/>
              <w:right w:val="single" w:sz="6" w:space="0" w:color="000000"/>
            </w:tcBorders>
            <w:shd w:val="clear" w:color="auto" w:fill="B4C6E7" w:themeFill="accent1" w:themeFillTint="66"/>
            <w:vAlign w:val="center"/>
            <w:hideMark/>
          </w:tcPr>
          <w:p w14:paraId="128DE02A" w14:textId="77777777" w:rsidR="005E4426" w:rsidRDefault="005E4426" w:rsidP="005E4426">
            <w:pPr>
              <w:widowControl w:val="0"/>
              <w:spacing w:after="40"/>
              <w:rPr>
                <w:rFonts w:cs="Arial"/>
                <w:b/>
              </w:rPr>
            </w:pPr>
            <w:r>
              <w:rPr>
                <w:rFonts w:cs="Arial"/>
                <w:b/>
              </w:rPr>
              <w:t>Functional Specification Design ID</w:t>
            </w:r>
          </w:p>
        </w:tc>
        <w:tc>
          <w:tcPr>
            <w:tcW w:w="6187" w:type="dxa"/>
            <w:gridSpan w:val="2"/>
            <w:tcBorders>
              <w:top w:val="single" w:sz="6" w:space="0" w:color="000000"/>
              <w:left w:val="single" w:sz="6" w:space="0" w:color="000000"/>
              <w:bottom w:val="single" w:sz="6" w:space="0" w:color="000000"/>
              <w:right w:val="single" w:sz="6" w:space="0" w:color="000000"/>
            </w:tcBorders>
            <w:vAlign w:val="center"/>
          </w:tcPr>
          <w:p w14:paraId="67DD76DC" w14:textId="721ACBBA" w:rsidR="005E4426" w:rsidRDefault="00C669C2" w:rsidP="005E4426">
            <w:pPr>
              <w:widowControl w:val="0"/>
              <w:spacing w:after="40"/>
              <w:rPr>
                <w:rFonts w:cs="Arial"/>
                <w:lang w:val="en-GB"/>
              </w:rPr>
            </w:pPr>
            <w:r>
              <w:rPr>
                <w:rFonts w:cs="Arial"/>
                <w:lang w:val="en-GB"/>
              </w:rPr>
              <w:t>O2C_E_</w:t>
            </w:r>
            <w:r w:rsidR="00E55AA1">
              <w:rPr>
                <w:rFonts w:cs="Arial"/>
                <w:lang w:val="en-GB"/>
              </w:rPr>
              <w:t>826_827</w:t>
            </w:r>
            <w:r w:rsidR="00F20AAF" w:rsidRPr="00F20AAF">
              <w:rPr>
                <w:rFonts w:cs="Arial"/>
                <w:lang w:val="en-GB"/>
              </w:rPr>
              <w:t>_</w:t>
            </w:r>
            <w:r w:rsidR="00E55AA1">
              <w:rPr>
                <w:rFonts w:cs="Arial"/>
                <w:lang w:val="en-GB"/>
              </w:rPr>
              <w:t>Product Allocation UK_FDS</w:t>
            </w:r>
          </w:p>
        </w:tc>
      </w:tr>
      <w:tr w:rsidR="005E4426" w14:paraId="28FB2F00" w14:textId="77777777" w:rsidTr="00F20AAF">
        <w:tc>
          <w:tcPr>
            <w:tcW w:w="3368" w:type="dxa"/>
            <w:tcBorders>
              <w:top w:val="single" w:sz="6" w:space="0" w:color="000000"/>
              <w:left w:val="single" w:sz="6" w:space="0" w:color="000000"/>
              <w:bottom w:val="single" w:sz="6" w:space="0" w:color="000000"/>
              <w:right w:val="single" w:sz="6" w:space="0" w:color="000000"/>
            </w:tcBorders>
            <w:shd w:val="clear" w:color="auto" w:fill="B4C6E7" w:themeFill="accent1" w:themeFillTint="66"/>
            <w:vAlign w:val="center"/>
          </w:tcPr>
          <w:p w14:paraId="6069EB46" w14:textId="77777777" w:rsidR="005E4426" w:rsidRDefault="005E4426" w:rsidP="005E4426">
            <w:pPr>
              <w:widowControl w:val="0"/>
              <w:spacing w:after="40"/>
              <w:rPr>
                <w:rFonts w:cs="Arial"/>
                <w:b/>
              </w:rPr>
            </w:pPr>
            <w:r>
              <w:rPr>
                <w:rFonts w:cs="Arial"/>
                <w:b/>
              </w:rPr>
              <w:t>Implementation Phase</w:t>
            </w:r>
          </w:p>
        </w:tc>
        <w:tc>
          <w:tcPr>
            <w:tcW w:w="6187" w:type="dxa"/>
            <w:gridSpan w:val="2"/>
            <w:tcBorders>
              <w:top w:val="single" w:sz="6" w:space="0" w:color="000000"/>
              <w:left w:val="single" w:sz="6" w:space="0" w:color="000000"/>
              <w:bottom w:val="single" w:sz="6" w:space="0" w:color="000000"/>
              <w:right w:val="single" w:sz="6" w:space="0" w:color="000000"/>
            </w:tcBorders>
            <w:vAlign w:val="center"/>
          </w:tcPr>
          <w:p w14:paraId="5A73D690" w14:textId="6455CE19" w:rsidR="005E4426" w:rsidRDefault="00F20AAF" w:rsidP="005E4426">
            <w:pPr>
              <w:widowControl w:val="0"/>
              <w:spacing w:after="40"/>
              <w:rPr>
                <w:rFonts w:cs="Arial"/>
                <w:lang w:val="en-GB"/>
              </w:rPr>
            </w:pPr>
            <w:r>
              <w:rPr>
                <w:rFonts w:cs="Arial"/>
                <w:lang w:val="en-GB"/>
              </w:rPr>
              <w:t>Release 2</w:t>
            </w:r>
          </w:p>
        </w:tc>
      </w:tr>
      <w:tr w:rsidR="005E4426" w14:paraId="130C7812" w14:textId="77777777" w:rsidTr="00F20AAF">
        <w:tc>
          <w:tcPr>
            <w:tcW w:w="3368" w:type="dxa"/>
            <w:tcBorders>
              <w:top w:val="single" w:sz="6" w:space="0" w:color="000000"/>
              <w:left w:val="single" w:sz="6" w:space="0" w:color="000000"/>
              <w:bottom w:val="single" w:sz="6" w:space="0" w:color="000000"/>
              <w:right w:val="single" w:sz="6" w:space="0" w:color="000000"/>
            </w:tcBorders>
            <w:shd w:val="clear" w:color="auto" w:fill="B4C6E7" w:themeFill="accent1" w:themeFillTint="66"/>
            <w:vAlign w:val="center"/>
            <w:hideMark/>
          </w:tcPr>
          <w:p w14:paraId="4746E0ED" w14:textId="77777777" w:rsidR="005E4426" w:rsidRDefault="005E4426" w:rsidP="005E4426">
            <w:pPr>
              <w:widowControl w:val="0"/>
              <w:spacing w:after="40"/>
              <w:rPr>
                <w:rFonts w:cs="Arial"/>
                <w:b/>
                <w:bCs/>
                <w:lang w:val="en-GB"/>
              </w:rPr>
            </w:pPr>
            <w:r>
              <w:rPr>
                <w:rFonts w:cs="Arial"/>
                <w:b/>
              </w:rPr>
              <w:t>Message Class</w:t>
            </w:r>
            <w:r>
              <w:rPr>
                <w:rFonts w:cs="Arial"/>
              </w:rPr>
              <w:t xml:space="preserve">:  </w:t>
            </w:r>
          </w:p>
        </w:tc>
        <w:tc>
          <w:tcPr>
            <w:tcW w:w="6187" w:type="dxa"/>
            <w:gridSpan w:val="2"/>
            <w:tcBorders>
              <w:top w:val="single" w:sz="6" w:space="0" w:color="000000"/>
              <w:left w:val="single" w:sz="6" w:space="0" w:color="000000"/>
              <w:bottom w:val="single" w:sz="6" w:space="0" w:color="000000"/>
              <w:right w:val="single" w:sz="6" w:space="0" w:color="000000"/>
            </w:tcBorders>
            <w:vAlign w:val="center"/>
          </w:tcPr>
          <w:p w14:paraId="052FBA58" w14:textId="3F603B5D" w:rsidR="005E4426" w:rsidRDefault="00F20AAF" w:rsidP="005E4426">
            <w:pPr>
              <w:widowControl w:val="0"/>
              <w:spacing w:after="40"/>
              <w:rPr>
                <w:rFonts w:cs="Arial"/>
                <w:lang w:val="en-GB"/>
              </w:rPr>
            </w:pPr>
            <w:r>
              <w:rPr>
                <w:rFonts w:cs="Arial"/>
                <w:lang w:val="en-GB"/>
              </w:rPr>
              <w:t>Z</w:t>
            </w:r>
            <w:r w:rsidR="00016AC0">
              <w:rPr>
                <w:rFonts w:cs="Arial"/>
                <w:lang w:val="en-GB"/>
              </w:rPr>
              <w:t>OTC</w:t>
            </w:r>
          </w:p>
        </w:tc>
      </w:tr>
      <w:tr w:rsidR="005E4426" w14:paraId="09918DED" w14:textId="77777777" w:rsidTr="00F20AAF">
        <w:trPr>
          <w:trHeight w:val="300"/>
        </w:trPr>
        <w:tc>
          <w:tcPr>
            <w:tcW w:w="3368" w:type="dxa"/>
            <w:tcBorders>
              <w:top w:val="single" w:sz="6" w:space="0" w:color="000000"/>
              <w:left w:val="single" w:sz="6" w:space="0" w:color="000000"/>
              <w:bottom w:val="single" w:sz="6" w:space="0" w:color="000000"/>
              <w:right w:val="single" w:sz="6" w:space="0" w:color="000000"/>
            </w:tcBorders>
            <w:shd w:val="clear" w:color="auto" w:fill="B4C6E7" w:themeFill="accent1" w:themeFillTint="66"/>
            <w:vAlign w:val="center"/>
            <w:hideMark/>
          </w:tcPr>
          <w:p w14:paraId="6067038F" w14:textId="77777777" w:rsidR="005E4426" w:rsidRDefault="005E4426" w:rsidP="005E4426">
            <w:pPr>
              <w:widowControl w:val="0"/>
              <w:spacing w:after="40"/>
              <w:rPr>
                <w:rFonts w:cs="Arial"/>
                <w:b/>
                <w:bCs/>
                <w:lang w:val="en-GB"/>
              </w:rPr>
            </w:pPr>
            <w:r>
              <w:rPr>
                <w:rFonts w:cs="Arial"/>
                <w:b/>
              </w:rPr>
              <w:t xml:space="preserve">Develop. </w:t>
            </w:r>
            <w:proofErr w:type="gramStart"/>
            <w:r>
              <w:rPr>
                <w:rFonts w:cs="Arial"/>
                <w:b/>
              </w:rPr>
              <w:t>Class(</w:t>
            </w:r>
            <w:proofErr w:type="gramEnd"/>
            <w:r>
              <w:rPr>
                <w:rFonts w:cs="Arial"/>
                <w:b/>
              </w:rPr>
              <w:t>Package)</w:t>
            </w:r>
            <w:r>
              <w:rPr>
                <w:rFonts w:cs="Arial"/>
              </w:rPr>
              <w:t xml:space="preserve">:  </w:t>
            </w:r>
          </w:p>
        </w:tc>
        <w:tc>
          <w:tcPr>
            <w:tcW w:w="6187" w:type="dxa"/>
            <w:gridSpan w:val="2"/>
            <w:tcBorders>
              <w:top w:val="single" w:sz="6" w:space="0" w:color="000000"/>
              <w:left w:val="single" w:sz="6" w:space="0" w:color="000000"/>
              <w:bottom w:val="single" w:sz="6" w:space="0" w:color="000000"/>
              <w:right w:val="single" w:sz="6" w:space="0" w:color="000000"/>
            </w:tcBorders>
            <w:vAlign w:val="center"/>
          </w:tcPr>
          <w:p w14:paraId="6B00678D" w14:textId="521FDE48" w:rsidR="005E4426" w:rsidRDefault="00F20AAF" w:rsidP="005E4426">
            <w:pPr>
              <w:widowControl w:val="0"/>
              <w:spacing w:after="40"/>
              <w:rPr>
                <w:rFonts w:cs="Arial"/>
                <w:lang w:val="en-GB"/>
              </w:rPr>
            </w:pPr>
            <w:r>
              <w:rPr>
                <w:rFonts w:cs="Arial"/>
                <w:lang w:val="en-GB"/>
              </w:rPr>
              <w:t>Z</w:t>
            </w:r>
            <w:r w:rsidR="00016AC0">
              <w:rPr>
                <w:rFonts w:cs="Arial"/>
                <w:lang w:val="en-GB"/>
              </w:rPr>
              <w:t>OTC</w:t>
            </w:r>
          </w:p>
        </w:tc>
      </w:tr>
      <w:tr w:rsidR="005E4426" w14:paraId="45CDCFAD" w14:textId="77777777" w:rsidTr="00F20AAF">
        <w:tc>
          <w:tcPr>
            <w:tcW w:w="3368" w:type="dxa"/>
            <w:tcBorders>
              <w:top w:val="single" w:sz="6" w:space="0" w:color="000000"/>
              <w:left w:val="single" w:sz="6" w:space="0" w:color="000000"/>
              <w:bottom w:val="single" w:sz="6" w:space="0" w:color="000000"/>
              <w:right w:val="single" w:sz="6" w:space="0" w:color="000000"/>
            </w:tcBorders>
            <w:shd w:val="clear" w:color="auto" w:fill="B4C6E7" w:themeFill="accent1" w:themeFillTint="66"/>
            <w:vAlign w:val="center"/>
            <w:hideMark/>
          </w:tcPr>
          <w:p w14:paraId="2FFE80C2" w14:textId="77777777" w:rsidR="005E4426" w:rsidRDefault="005E4426" w:rsidP="005E4426">
            <w:pPr>
              <w:widowControl w:val="0"/>
              <w:spacing w:after="40"/>
              <w:rPr>
                <w:rFonts w:cs="Arial"/>
                <w:b/>
                <w:bCs/>
                <w:lang w:val="en-GB"/>
              </w:rPr>
            </w:pPr>
            <w:r>
              <w:rPr>
                <w:rFonts w:cs="Arial"/>
                <w:b/>
              </w:rPr>
              <w:t>Module</w:t>
            </w:r>
            <w:r>
              <w:rPr>
                <w:rFonts w:cs="Arial"/>
              </w:rPr>
              <w:t>:</w:t>
            </w:r>
          </w:p>
        </w:tc>
        <w:tc>
          <w:tcPr>
            <w:tcW w:w="6187" w:type="dxa"/>
            <w:gridSpan w:val="2"/>
            <w:tcBorders>
              <w:top w:val="single" w:sz="6" w:space="0" w:color="000000"/>
              <w:left w:val="single" w:sz="6" w:space="0" w:color="000000"/>
              <w:bottom w:val="single" w:sz="6" w:space="0" w:color="000000"/>
              <w:right w:val="single" w:sz="6" w:space="0" w:color="000000"/>
            </w:tcBorders>
            <w:vAlign w:val="center"/>
          </w:tcPr>
          <w:p w14:paraId="519E6D24" w14:textId="10F213E8" w:rsidR="005E4426" w:rsidRDefault="00C669C2" w:rsidP="005E4426">
            <w:pPr>
              <w:widowControl w:val="0"/>
              <w:spacing w:after="40"/>
              <w:rPr>
                <w:rFonts w:cs="Arial"/>
                <w:lang w:val="en-GB"/>
              </w:rPr>
            </w:pPr>
            <w:r>
              <w:rPr>
                <w:rFonts w:cs="Arial"/>
                <w:lang w:val="en-GB"/>
              </w:rPr>
              <w:t>O2C</w:t>
            </w:r>
          </w:p>
        </w:tc>
      </w:tr>
      <w:tr w:rsidR="005E4426" w14:paraId="13C894E4" w14:textId="77777777" w:rsidTr="00F20AAF">
        <w:tc>
          <w:tcPr>
            <w:tcW w:w="3368" w:type="dxa"/>
            <w:tcBorders>
              <w:top w:val="single" w:sz="6" w:space="0" w:color="000000"/>
              <w:left w:val="single" w:sz="6" w:space="0" w:color="000000"/>
              <w:bottom w:val="single" w:sz="6" w:space="0" w:color="000000"/>
              <w:right w:val="single" w:sz="6" w:space="0" w:color="000000"/>
            </w:tcBorders>
            <w:shd w:val="clear" w:color="auto" w:fill="B4C6E7" w:themeFill="accent1" w:themeFillTint="66"/>
            <w:vAlign w:val="center"/>
            <w:hideMark/>
          </w:tcPr>
          <w:p w14:paraId="03A4F246" w14:textId="77777777" w:rsidR="005E4426" w:rsidRDefault="005E4426" w:rsidP="005E4426">
            <w:pPr>
              <w:widowControl w:val="0"/>
              <w:spacing w:after="40"/>
              <w:rPr>
                <w:rFonts w:cs="Arial"/>
                <w:b/>
                <w:lang w:val="en-IN"/>
              </w:rPr>
            </w:pPr>
            <w:r>
              <w:rPr>
                <w:rFonts w:cs="Arial"/>
                <w:b/>
              </w:rPr>
              <w:t>Complexity (High/Medium/Low)</w:t>
            </w:r>
          </w:p>
        </w:tc>
        <w:tc>
          <w:tcPr>
            <w:tcW w:w="6187" w:type="dxa"/>
            <w:gridSpan w:val="2"/>
            <w:tcBorders>
              <w:top w:val="single" w:sz="6" w:space="0" w:color="000000"/>
              <w:left w:val="single" w:sz="6" w:space="0" w:color="000000"/>
              <w:bottom w:val="single" w:sz="6" w:space="0" w:color="000000"/>
              <w:right w:val="single" w:sz="6" w:space="0" w:color="000000"/>
            </w:tcBorders>
            <w:vAlign w:val="center"/>
          </w:tcPr>
          <w:p w14:paraId="69EF1369" w14:textId="293A9DFD" w:rsidR="005E4426" w:rsidRDefault="00F20AAF" w:rsidP="005E4426">
            <w:pPr>
              <w:widowControl w:val="0"/>
              <w:spacing w:after="40"/>
              <w:rPr>
                <w:rFonts w:cs="Arial"/>
                <w:lang w:val="en-GB"/>
              </w:rPr>
            </w:pPr>
            <w:r>
              <w:rPr>
                <w:rFonts w:cs="Arial"/>
                <w:lang w:val="en-GB"/>
              </w:rPr>
              <w:t>Medium</w:t>
            </w:r>
          </w:p>
        </w:tc>
      </w:tr>
      <w:tr w:rsidR="005E4426" w14:paraId="4A887D34" w14:textId="77777777" w:rsidTr="00F20AAF">
        <w:tc>
          <w:tcPr>
            <w:tcW w:w="3368" w:type="dxa"/>
            <w:tcBorders>
              <w:top w:val="single" w:sz="6" w:space="0" w:color="000000"/>
              <w:left w:val="single" w:sz="6" w:space="0" w:color="000000"/>
              <w:bottom w:val="single" w:sz="6" w:space="0" w:color="000000"/>
              <w:right w:val="single" w:sz="6" w:space="0" w:color="000000"/>
            </w:tcBorders>
            <w:shd w:val="clear" w:color="auto" w:fill="B4C6E7" w:themeFill="accent1" w:themeFillTint="66"/>
            <w:vAlign w:val="center"/>
          </w:tcPr>
          <w:p w14:paraId="110497F8" w14:textId="77777777" w:rsidR="005E4426" w:rsidRDefault="005E4426" w:rsidP="005E4426">
            <w:pPr>
              <w:widowControl w:val="0"/>
              <w:spacing w:after="40"/>
              <w:rPr>
                <w:rFonts w:cs="Arial"/>
                <w:b/>
              </w:rPr>
            </w:pPr>
            <w:r>
              <w:rPr>
                <w:rFonts w:cs="Arial"/>
                <w:b/>
              </w:rPr>
              <w:t xml:space="preserve">Mode </w:t>
            </w:r>
          </w:p>
        </w:tc>
        <w:tc>
          <w:tcPr>
            <w:tcW w:w="6187" w:type="dxa"/>
            <w:gridSpan w:val="2"/>
            <w:tcBorders>
              <w:top w:val="single" w:sz="6" w:space="0" w:color="000000"/>
              <w:left w:val="single" w:sz="6" w:space="0" w:color="000000"/>
              <w:bottom w:val="single" w:sz="6" w:space="0" w:color="000000"/>
              <w:right w:val="single" w:sz="6" w:space="0" w:color="000000"/>
            </w:tcBorders>
            <w:vAlign w:val="center"/>
          </w:tcPr>
          <w:p w14:paraId="7846ADDA" w14:textId="4C3F14A5" w:rsidR="005E4426" w:rsidRDefault="00F20AAF" w:rsidP="005E4426">
            <w:pPr>
              <w:widowControl w:val="0"/>
              <w:spacing w:after="40"/>
              <w:rPr>
                <w:rFonts w:cs="Arial"/>
                <w:lang w:val="en-GB"/>
              </w:rPr>
            </w:pPr>
            <w:r>
              <w:rPr>
                <w:rFonts w:cs="Arial"/>
                <w:lang w:val="en-GB"/>
              </w:rPr>
              <w:t>Online</w:t>
            </w:r>
          </w:p>
        </w:tc>
      </w:tr>
      <w:tr w:rsidR="005E4426" w14:paraId="0C01D82C" w14:textId="77777777" w:rsidTr="00F20AAF">
        <w:tc>
          <w:tcPr>
            <w:tcW w:w="3368" w:type="dxa"/>
            <w:tcBorders>
              <w:top w:val="single" w:sz="6" w:space="0" w:color="000000"/>
              <w:left w:val="single" w:sz="6" w:space="0" w:color="000000"/>
              <w:bottom w:val="single" w:sz="6" w:space="0" w:color="000000"/>
              <w:right w:val="single" w:sz="6" w:space="0" w:color="000000"/>
            </w:tcBorders>
            <w:shd w:val="clear" w:color="auto" w:fill="B4C6E7" w:themeFill="accent1" w:themeFillTint="66"/>
            <w:vAlign w:val="center"/>
            <w:hideMark/>
          </w:tcPr>
          <w:p w14:paraId="71381B37" w14:textId="77777777" w:rsidR="005E4426" w:rsidRDefault="005E4426" w:rsidP="005E4426">
            <w:pPr>
              <w:pStyle w:val="Checklist"/>
              <w:widowControl w:val="0"/>
              <w:numPr>
                <w:ilvl w:val="0"/>
                <w:numId w:val="0"/>
              </w:numPr>
              <w:tabs>
                <w:tab w:val="left" w:pos="720"/>
              </w:tabs>
              <w:spacing w:before="60" w:after="40" w:line="256" w:lineRule="auto"/>
              <w:rPr>
                <w:rFonts w:cs="Arial"/>
                <w:lang w:val="en-GB"/>
              </w:rPr>
            </w:pPr>
            <w:r>
              <w:rPr>
                <w:rFonts w:cs="Arial"/>
                <w:b/>
              </w:rPr>
              <w:t>Functional Area User Contact</w:t>
            </w:r>
            <w:r>
              <w:rPr>
                <w:rFonts w:cs="Arial"/>
              </w:rPr>
              <w:t>:</w:t>
            </w:r>
            <w:r>
              <w:rPr>
                <w:rFonts w:cs="Arial"/>
              </w:rPr>
              <w:tab/>
            </w:r>
          </w:p>
        </w:tc>
        <w:tc>
          <w:tcPr>
            <w:tcW w:w="6187" w:type="dxa"/>
            <w:gridSpan w:val="2"/>
            <w:tcBorders>
              <w:top w:val="single" w:sz="6" w:space="0" w:color="000000"/>
              <w:left w:val="single" w:sz="6" w:space="0" w:color="000000"/>
              <w:bottom w:val="single" w:sz="6" w:space="0" w:color="000000"/>
              <w:right w:val="single" w:sz="6" w:space="0" w:color="000000"/>
            </w:tcBorders>
            <w:vAlign w:val="center"/>
          </w:tcPr>
          <w:p w14:paraId="1078F954" w14:textId="77DB9354" w:rsidR="005E4426" w:rsidRDefault="00F20AAF" w:rsidP="005E4426">
            <w:pPr>
              <w:widowControl w:val="0"/>
              <w:spacing w:after="40"/>
              <w:rPr>
                <w:rFonts w:cs="Arial"/>
                <w:lang w:val="en-GB"/>
              </w:rPr>
            </w:pPr>
            <w:r>
              <w:rPr>
                <w:rFonts w:cs="Arial"/>
                <w:lang w:val="en-GB"/>
              </w:rPr>
              <w:t>N/A</w:t>
            </w:r>
          </w:p>
        </w:tc>
      </w:tr>
      <w:tr w:rsidR="005E4426" w14:paraId="16EFAAB2" w14:textId="77777777" w:rsidTr="00F20AAF">
        <w:tc>
          <w:tcPr>
            <w:tcW w:w="3368" w:type="dxa"/>
            <w:tcBorders>
              <w:top w:val="single" w:sz="6" w:space="0" w:color="000000"/>
              <w:left w:val="single" w:sz="6" w:space="0" w:color="000000"/>
              <w:bottom w:val="single" w:sz="6" w:space="0" w:color="000000"/>
              <w:right w:val="single" w:sz="6" w:space="0" w:color="000000"/>
            </w:tcBorders>
            <w:shd w:val="clear" w:color="auto" w:fill="B4C6E7" w:themeFill="accent1" w:themeFillTint="66"/>
            <w:vAlign w:val="center"/>
          </w:tcPr>
          <w:p w14:paraId="3DCEBC7E" w14:textId="77777777" w:rsidR="005E4426" w:rsidRDefault="005E4426" w:rsidP="005E4426">
            <w:pPr>
              <w:pStyle w:val="Checklist"/>
              <w:widowControl w:val="0"/>
              <w:numPr>
                <w:ilvl w:val="0"/>
                <w:numId w:val="0"/>
              </w:numPr>
              <w:tabs>
                <w:tab w:val="left" w:pos="720"/>
              </w:tabs>
              <w:spacing w:before="60" w:after="40" w:line="256" w:lineRule="auto"/>
              <w:rPr>
                <w:rFonts w:cs="Arial"/>
                <w:b/>
              </w:rPr>
            </w:pPr>
            <w:r>
              <w:rPr>
                <w:rFonts w:cs="Arial"/>
                <w:b/>
              </w:rPr>
              <w:t xml:space="preserve">Run Frequency </w:t>
            </w:r>
          </w:p>
        </w:tc>
        <w:tc>
          <w:tcPr>
            <w:tcW w:w="6187" w:type="dxa"/>
            <w:gridSpan w:val="2"/>
            <w:tcBorders>
              <w:top w:val="single" w:sz="6" w:space="0" w:color="000000"/>
              <w:left w:val="single" w:sz="6" w:space="0" w:color="000000"/>
              <w:bottom w:val="single" w:sz="6" w:space="0" w:color="000000"/>
              <w:right w:val="single" w:sz="6" w:space="0" w:color="000000"/>
            </w:tcBorders>
            <w:vAlign w:val="center"/>
          </w:tcPr>
          <w:p w14:paraId="3F220391" w14:textId="041D2A1E" w:rsidR="005E4426" w:rsidRDefault="00F20AAF" w:rsidP="005E4426">
            <w:pPr>
              <w:widowControl w:val="0"/>
              <w:spacing w:after="40"/>
              <w:rPr>
                <w:rFonts w:cs="Arial"/>
                <w:lang w:val="en-GB"/>
              </w:rPr>
            </w:pPr>
            <w:r>
              <w:rPr>
                <w:rFonts w:cs="Arial"/>
                <w:lang w:val="en-GB"/>
              </w:rPr>
              <w:t>Daily</w:t>
            </w:r>
          </w:p>
        </w:tc>
      </w:tr>
      <w:tr w:rsidR="005E4426" w14:paraId="705F42F2" w14:textId="77777777" w:rsidTr="00F20AAF">
        <w:tc>
          <w:tcPr>
            <w:tcW w:w="3368" w:type="dxa"/>
            <w:tcBorders>
              <w:top w:val="single" w:sz="6" w:space="0" w:color="000000"/>
              <w:left w:val="single" w:sz="6" w:space="0" w:color="000000"/>
              <w:bottom w:val="single" w:sz="6" w:space="0" w:color="000000"/>
              <w:right w:val="single" w:sz="6" w:space="0" w:color="000000"/>
            </w:tcBorders>
            <w:shd w:val="clear" w:color="auto" w:fill="B4C6E7" w:themeFill="accent1" w:themeFillTint="66"/>
            <w:hideMark/>
          </w:tcPr>
          <w:p w14:paraId="03741A0D" w14:textId="1FF656A0" w:rsidR="005E4426" w:rsidRDefault="005E4426" w:rsidP="005E4426">
            <w:pPr>
              <w:pStyle w:val="TOC1"/>
              <w:spacing w:line="256" w:lineRule="auto"/>
              <w:rPr>
                <w:rFonts w:cs="Times New Roman"/>
              </w:rPr>
            </w:pPr>
            <w:r w:rsidRPr="00482374">
              <w:rPr>
                <w:b/>
                <w:bCs/>
              </w:rPr>
              <w:t xml:space="preserve">FS Owner Name </w:t>
            </w:r>
            <w:r>
              <w:rPr>
                <w:b/>
              </w:rPr>
              <w:t xml:space="preserve">and </w:t>
            </w:r>
            <w:proofErr w:type="gramStart"/>
            <w:r>
              <w:rPr>
                <w:b/>
              </w:rPr>
              <w:t xml:space="preserve">contact </w:t>
            </w:r>
            <w:r>
              <w:t>:</w:t>
            </w:r>
            <w:proofErr w:type="gramEnd"/>
          </w:p>
        </w:tc>
        <w:tc>
          <w:tcPr>
            <w:tcW w:w="6187" w:type="dxa"/>
            <w:gridSpan w:val="2"/>
            <w:tcBorders>
              <w:top w:val="single" w:sz="6" w:space="0" w:color="000000"/>
              <w:left w:val="single" w:sz="6" w:space="0" w:color="000000"/>
              <w:bottom w:val="single" w:sz="6" w:space="0" w:color="000000"/>
              <w:right w:val="single" w:sz="6" w:space="0" w:color="000000"/>
            </w:tcBorders>
            <w:vAlign w:val="center"/>
          </w:tcPr>
          <w:p w14:paraId="18181EB8" w14:textId="41C14FDE" w:rsidR="005E4426" w:rsidRDefault="002418E3" w:rsidP="005E4426">
            <w:pPr>
              <w:widowControl w:val="0"/>
              <w:spacing w:after="40"/>
              <w:rPr>
                <w:rFonts w:cs="Arial"/>
                <w:color w:val="FF0000"/>
                <w:lang w:val="en-GB"/>
              </w:rPr>
            </w:pPr>
            <w:r w:rsidRPr="002418E3">
              <w:rPr>
                <w:rFonts w:cs="Arial"/>
                <w:lang w:val="en-GB"/>
              </w:rPr>
              <w:t>Subhajit Roy</w:t>
            </w:r>
          </w:p>
        </w:tc>
      </w:tr>
      <w:tr w:rsidR="00A0492C" w14:paraId="5DDA8D14" w14:textId="77777777" w:rsidTr="00F20AAF">
        <w:trPr>
          <w:trHeight w:val="298"/>
        </w:trPr>
        <w:tc>
          <w:tcPr>
            <w:tcW w:w="3368" w:type="dxa"/>
            <w:tcBorders>
              <w:top w:val="single" w:sz="6" w:space="0" w:color="000000"/>
              <w:left w:val="single" w:sz="6" w:space="0" w:color="000000"/>
              <w:bottom w:val="single" w:sz="6" w:space="0" w:color="000000"/>
              <w:right w:val="single" w:sz="6" w:space="0" w:color="000000"/>
            </w:tcBorders>
            <w:shd w:val="clear" w:color="auto" w:fill="B4C6E7" w:themeFill="accent1" w:themeFillTint="66"/>
            <w:vAlign w:val="center"/>
          </w:tcPr>
          <w:p w14:paraId="11983068" w14:textId="50609BC7" w:rsidR="00A0492C" w:rsidRDefault="00A0492C" w:rsidP="00A0492C">
            <w:pPr>
              <w:widowControl w:val="0"/>
              <w:spacing w:after="40"/>
              <w:rPr>
                <w:rFonts w:cs="Arial"/>
                <w:b/>
                <w:bCs/>
                <w:color w:val="000000"/>
                <w:lang w:val="en-GB"/>
              </w:rPr>
            </w:pPr>
            <w:r>
              <w:rPr>
                <w:rFonts w:cs="Arial"/>
                <w:b/>
                <w:bCs/>
                <w:color w:val="000000"/>
                <w:lang w:val="en-GB"/>
              </w:rPr>
              <w:t>FS Owner email address</w:t>
            </w:r>
          </w:p>
        </w:tc>
        <w:tc>
          <w:tcPr>
            <w:tcW w:w="3093" w:type="dxa"/>
            <w:tcBorders>
              <w:top w:val="single" w:sz="6" w:space="0" w:color="000000"/>
              <w:left w:val="single" w:sz="6" w:space="0" w:color="000000"/>
              <w:bottom w:val="single" w:sz="6" w:space="0" w:color="000000"/>
              <w:right w:val="single" w:sz="6" w:space="0" w:color="000000"/>
            </w:tcBorders>
            <w:shd w:val="clear" w:color="auto" w:fill="E0E0E0"/>
            <w:vAlign w:val="center"/>
          </w:tcPr>
          <w:p w14:paraId="1685CE3D" w14:textId="1DADFE66" w:rsidR="00A0492C" w:rsidRDefault="00BE70AB" w:rsidP="00A0492C">
            <w:pPr>
              <w:widowControl w:val="0"/>
              <w:spacing w:after="40"/>
              <w:rPr>
                <w:rFonts w:cs="Arial"/>
                <w:color w:val="000000"/>
                <w:lang w:val="en-GB"/>
              </w:rPr>
            </w:pPr>
            <w:r w:rsidRPr="00BE70AB">
              <w:rPr>
                <w:rFonts w:ascii="Arial" w:hAnsi="Arial" w:cs="Arial"/>
                <w:sz w:val="20"/>
                <w:szCs w:val="20"/>
                <w:shd w:val="clear" w:color="auto" w:fill="FFFFFF"/>
              </w:rPr>
              <w:t>SUBHAJIT.ROY@network.elancoah.com</w:t>
            </w:r>
          </w:p>
        </w:tc>
        <w:tc>
          <w:tcPr>
            <w:tcW w:w="3094" w:type="dxa"/>
            <w:tcBorders>
              <w:top w:val="single" w:sz="6" w:space="0" w:color="000000"/>
              <w:left w:val="single" w:sz="6" w:space="0" w:color="000000"/>
              <w:bottom w:val="single" w:sz="6" w:space="0" w:color="000000"/>
              <w:right w:val="single" w:sz="6" w:space="0" w:color="000000"/>
            </w:tcBorders>
            <w:vAlign w:val="center"/>
          </w:tcPr>
          <w:p w14:paraId="2645C670" w14:textId="69A2D384" w:rsidR="00A0492C" w:rsidRPr="00BE70AB" w:rsidRDefault="00A0492C" w:rsidP="00A0492C">
            <w:pPr>
              <w:widowControl w:val="0"/>
              <w:spacing w:after="40"/>
              <w:rPr>
                <w:rFonts w:ascii="Arial" w:hAnsi="Arial" w:cs="Arial"/>
                <w:sz w:val="20"/>
                <w:szCs w:val="20"/>
              </w:rPr>
            </w:pPr>
          </w:p>
        </w:tc>
      </w:tr>
    </w:tbl>
    <w:p w14:paraId="4B97C71E" w14:textId="77777777" w:rsidR="00F20AAF" w:rsidRDefault="00F20AAF"/>
    <w:tbl>
      <w:tblPr>
        <w:tblW w:w="10201" w:type="dxa"/>
        <w:tblBorders>
          <w:top w:val="single" w:sz="4" w:space="0" w:color="auto"/>
          <w:bottom w:val="single" w:sz="4" w:space="0" w:color="auto"/>
        </w:tblBorders>
        <w:tblLayout w:type="fixed"/>
        <w:tblLook w:val="04A0" w:firstRow="1" w:lastRow="0" w:firstColumn="1" w:lastColumn="0" w:noHBand="0" w:noVBand="1"/>
      </w:tblPr>
      <w:tblGrid>
        <w:gridCol w:w="10201"/>
      </w:tblGrid>
      <w:tr w:rsidR="004D08ED" w14:paraId="622C6F91" w14:textId="77777777" w:rsidTr="00024511">
        <w:trPr>
          <w:tblHeader/>
        </w:trPr>
        <w:tc>
          <w:tcPr>
            <w:tcW w:w="1020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D107FF" w14:textId="77777777" w:rsidR="004D08ED" w:rsidRDefault="004D08ED">
            <w:pPr>
              <w:widowControl w:val="0"/>
              <w:spacing w:after="40"/>
              <w:jc w:val="center"/>
              <w:rPr>
                <w:rFonts w:cs="Arial"/>
                <w:b/>
                <w:bCs/>
                <w:sz w:val="24"/>
              </w:rPr>
            </w:pPr>
            <w:r>
              <w:rPr>
                <w:rFonts w:cs="Arial"/>
                <w:b/>
                <w:bCs/>
                <w:sz w:val="24"/>
              </w:rPr>
              <w:t>Transport Information</w:t>
            </w:r>
          </w:p>
        </w:tc>
      </w:tr>
    </w:tbl>
    <w:p w14:paraId="5DC0F4C7" w14:textId="77777777" w:rsidR="004D08ED" w:rsidRDefault="004D08ED" w:rsidP="004D08ED">
      <w:pPr>
        <w:widowControl w:val="0"/>
        <w:spacing w:after="40"/>
        <w:rPr>
          <w:rFonts w:ascii="Arial" w:hAnsi="Arial" w:cs="Arial"/>
          <w:b/>
          <w:bCs/>
        </w:rPr>
      </w:pPr>
    </w:p>
    <w:tbl>
      <w:tblPr>
        <w:tblW w:w="1019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403"/>
        <w:gridCol w:w="1478"/>
        <w:gridCol w:w="5468"/>
        <w:gridCol w:w="1842"/>
      </w:tblGrid>
      <w:tr w:rsidR="004D08ED" w14:paraId="0BD06330" w14:textId="77777777" w:rsidTr="00024511">
        <w:trPr>
          <w:cantSplit/>
          <w:trHeight w:val="667"/>
        </w:trPr>
        <w:tc>
          <w:tcPr>
            <w:tcW w:w="1403" w:type="dxa"/>
            <w:tcBorders>
              <w:top w:val="single" w:sz="12" w:space="0" w:color="auto"/>
              <w:left w:val="single" w:sz="12" w:space="0" w:color="auto"/>
              <w:bottom w:val="single" w:sz="6" w:space="0" w:color="auto"/>
              <w:right w:val="single" w:sz="6" w:space="0" w:color="auto"/>
            </w:tcBorders>
            <w:shd w:val="clear" w:color="auto" w:fill="B4C6E7" w:themeFill="accent1" w:themeFillTint="66"/>
          </w:tcPr>
          <w:p w14:paraId="4E7B4DBC" w14:textId="77777777" w:rsidR="004D08ED" w:rsidRDefault="004D08ED">
            <w:pPr>
              <w:widowControl w:val="0"/>
              <w:spacing w:after="40"/>
              <w:rPr>
                <w:rFonts w:cs="Arial"/>
                <w:b/>
                <w:bCs/>
                <w:lang w:val="en-IN"/>
              </w:rPr>
            </w:pPr>
          </w:p>
          <w:p w14:paraId="6B61FE29" w14:textId="77777777" w:rsidR="004D08ED" w:rsidRDefault="004D08ED">
            <w:pPr>
              <w:widowControl w:val="0"/>
              <w:spacing w:after="40"/>
              <w:rPr>
                <w:rFonts w:cs="Arial"/>
                <w:b/>
                <w:bCs/>
              </w:rPr>
            </w:pPr>
            <w:r>
              <w:rPr>
                <w:rFonts w:cs="Arial"/>
                <w:b/>
                <w:bCs/>
              </w:rPr>
              <w:t>Change Request #</w:t>
            </w:r>
          </w:p>
        </w:tc>
        <w:tc>
          <w:tcPr>
            <w:tcW w:w="1478" w:type="dxa"/>
            <w:tcBorders>
              <w:top w:val="single" w:sz="12" w:space="0" w:color="auto"/>
              <w:left w:val="single" w:sz="6" w:space="0" w:color="auto"/>
              <w:bottom w:val="single" w:sz="6" w:space="0" w:color="auto"/>
              <w:right w:val="single" w:sz="6" w:space="0" w:color="auto"/>
            </w:tcBorders>
            <w:shd w:val="clear" w:color="auto" w:fill="B4C6E7" w:themeFill="accent1" w:themeFillTint="66"/>
          </w:tcPr>
          <w:p w14:paraId="29605512" w14:textId="77777777" w:rsidR="004D08ED" w:rsidRDefault="004D08ED">
            <w:pPr>
              <w:widowControl w:val="0"/>
              <w:spacing w:after="40"/>
              <w:rPr>
                <w:rFonts w:cs="Arial"/>
                <w:b/>
                <w:bCs/>
              </w:rPr>
            </w:pPr>
          </w:p>
          <w:p w14:paraId="6FAC55D9" w14:textId="77777777" w:rsidR="004D08ED" w:rsidRDefault="004D08ED">
            <w:pPr>
              <w:widowControl w:val="0"/>
              <w:spacing w:after="40"/>
              <w:rPr>
                <w:rFonts w:cs="Arial"/>
                <w:b/>
                <w:bCs/>
              </w:rPr>
            </w:pPr>
            <w:r>
              <w:rPr>
                <w:rFonts w:cs="Arial"/>
                <w:b/>
                <w:bCs/>
              </w:rPr>
              <w:t>Task #</w:t>
            </w:r>
          </w:p>
        </w:tc>
        <w:tc>
          <w:tcPr>
            <w:tcW w:w="5468" w:type="dxa"/>
            <w:tcBorders>
              <w:top w:val="single" w:sz="12" w:space="0" w:color="auto"/>
              <w:left w:val="single" w:sz="6" w:space="0" w:color="auto"/>
              <w:bottom w:val="single" w:sz="6" w:space="0" w:color="auto"/>
              <w:right w:val="single" w:sz="6" w:space="0" w:color="auto"/>
            </w:tcBorders>
            <w:shd w:val="clear" w:color="auto" w:fill="B4C6E7" w:themeFill="accent1" w:themeFillTint="66"/>
            <w:hideMark/>
          </w:tcPr>
          <w:p w14:paraId="41665C85" w14:textId="77777777" w:rsidR="004D08ED" w:rsidRDefault="004D08ED">
            <w:pPr>
              <w:widowControl w:val="0"/>
              <w:spacing w:after="40"/>
              <w:rPr>
                <w:rFonts w:cs="Arial"/>
                <w:b/>
                <w:bCs/>
              </w:rPr>
            </w:pPr>
            <w:r>
              <w:rPr>
                <w:rFonts w:cs="Arial"/>
                <w:b/>
                <w:bCs/>
              </w:rPr>
              <w:t xml:space="preserve">Object Identifier </w:t>
            </w:r>
          </w:p>
          <w:p w14:paraId="0EF8295E" w14:textId="77777777" w:rsidR="004D08ED" w:rsidRDefault="004D08ED">
            <w:pPr>
              <w:widowControl w:val="0"/>
              <w:spacing w:after="40"/>
              <w:rPr>
                <w:rFonts w:cs="Arial"/>
                <w:b/>
                <w:bCs/>
              </w:rPr>
            </w:pPr>
            <w:r>
              <w:rPr>
                <w:rFonts w:cs="Arial"/>
                <w:b/>
                <w:bCs/>
              </w:rPr>
              <w:t xml:space="preserve">(Program ID, Layout Set ID, </w:t>
            </w:r>
            <w:proofErr w:type="spellStart"/>
            <w:r>
              <w:rPr>
                <w:rFonts w:cs="Arial"/>
                <w:b/>
                <w:bCs/>
              </w:rPr>
              <w:t>etc</w:t>
            </w:r>
            <w:proofErr w:type="spellEnd"/>
            <w:r>
              <w:rPr>
                <w:rFonts w:cs="Arial"/>
                <w:b/>
                <w:bCs/>
              </w:rPr>
              <w:t>)</w:t>
            </w:r>
          </w:p>
        </w:tc>
        <w:tc>
          <w:tcPr>
            <w:tcW w:w="1842" w:type="dxa"/>
            <w:tcBorders>
              <w:top w:val="single" w:sz="12" w:space="0" w:color="auto"/>
              <w:left w:val="single" w:sz="6" w:space="0" w:color="auto"/>
              <w:bottom w:val="single" w:sz="6" w:space="0" w:color="auto"/>
              <w:right w:val="single" w:sz="12" w:space="0" w:color="auto"/>
            </w:tcBorders>
            <w:shd w:val="clear" w:color="auto" w:fill="B4C6E7" w:themeFill="accent1" w:themeFillTint="66"/>
            <w:hideMark/>
          </w:tcPr>
          <w:p w14:paraId="6157C6D3" w14:textId="77777777" w:rsidR="004D08ED" w:rsidRDefault="004D08ED">
            <w:pPr>
              <w:widowControl w:val="0"/>
              <w:spacing w:after="40"/>
              <w:rPr>
                <w:rFonts w:cs="Arial"/>
                <w:b/>
                <w:bCs/>
              </w:rPr>
            </w:pPr>
            <w:r>
              <w:rPr>
                <w:rFonts w:cs="Arial"/>
                <w:b/>
                <w:bCs/>
              </w:rPr>
              <w:t xml:space="preserve">Object Type </w:t>
            </w:r>
          </w:p>
          <w:p w14:paraId="7F737805" w14:textId="77777777" w:rsidR="004D08ED" w:rsidRDefault="004D08ED">
            <w:pPr>
              <w:widowControl w:val="0"/>
              <w:spacing w:after="40"/>
              <w:rPr>
                <w:rFonts w:cs="Arial"/>
                <w:b/>
                <w:bCs/>
              </w:rPr>
            </w:pPr>
            <w:r>
              <w:rPr>
                <w:rFonts w:cs="Arial"/>
                <w:b/>
                <w:bCs/>
              </w:rPr>
              <w:t xml:space="preserve">(Program, </w:t>
            </w:r>
            <w:proofErr w:type="gramStart"/>
            <w:r>
              <w:rPr>
                <w:rFonts w:cs="Arial"/>
                <w:b/>
                <w:bCs/>
              </w:rPr>
              <w:t>Transaction,  Layout</w:t>
            </w:r>
            <w:proofErr w:type="gramEnd"/>
            <w:r>
              <w:rPr>
                <w:rFonts w:cs="Arial"/>
                <w:b/>
                <w:bCs/>
              </w:rPr>
              <w:t xml:space="preserve"> Set)</w:t>
            </w:r>
          </w:p>
        </w:tc>
      </w:tr>
      <w:tr w:rsidR="00024511" w14:paraId="09CC0EB2" w14:textId="77777777" w:rsidTr="00024511">
        <w:trPr>
          <w:cantSplit/>
          <w:trHeight w:val="230"/>
        </w:trPr>
        <w:tc>
          <w:tcPr>
            <w:tcW w:w="1403" w:type="dxa"/>
            <w:tcBorders>
              <w:top w:val="nil"/>
              <w:left w:val="single" w:sz="12" w:space="0" w:color="auto"/>
              <w:bottom w:val="single" w:sz="6" w:space="0" w:color="auto"/>
              <w:right w:val="single" w:sz="6" w:space="0" w:color="auto"/>
            </w:tcBorders>
          </w:tcPr>
          <w:p w14:paraId="5479D638" w14:textId="29AA625A" w:rsidR="00024511" w:rsidRPr="00E45652" w:rsidRDefault="005D0217" w:rsidP="00024511">
            <w:pPr>
              <w:widowControl w:val="0"/>
              <w:spacing w:after="40"/>
              <w:rPr>
                <w:rFonts w:cs="Arial"/>
                <w:b/>
                <w:bCs/>
              </w:rPr>
            </w:pPr>
            <w:r w:rsidRPr="00E45652">
              <w:rPr>
                <w:rFonts w:cs="Arial"/>
                <w:b/>
                <w:bCs/>
              </w:rPr>
              <w:t>Workbench</w:t>
            </w:r>
          </w:p>
        </w:tc>
        <w:tc>
          <w:tcPr>
            <w:tcW w:w="1478" w:type="dxa"/>
            <w:tcBorders>
              <w:top w:val="nil"/>
              <w:left w:val="single" w:sz="6" w:space="0" w:color="auto"/>
              <w:bottom w:val="single" w:sz="6" w:space="0" w:color="auto"/>
              <w:right w:val="single" w:sz="6" w:space="0" w:color="auto"/>
            </w:tcBorders>
          </w:tcPr>
          <w:p w14:paraId="611BFB82" w14:textId="6CE60203" w:rsidR="00024511" w:rsidRDefault="00024511" w:rsidP="00024511">
            <w:pPr>
              <w:widowControl w:val="0"/>
              <w:spacing w:after="40"/>
              <w:rPr>
                <w:rFonts w:cs="Arial"/>
                <w:b/>
                <w:bCs/>
              </w:rPr>
            </w:pPr>
          </w:p>
        </w:tc>
        <w:tc>
          <w:tcPr>
            <w:tcW w:w="5468" w:type="dxa"/>
            <w:tcBorders>
              <w:top w:val="nil"/>
              <w:left w:val="single" w:sz="6" w:space="0" w:color="auto"/>
              <w:bottom w:val="single" w:sz="6" w:space="0" w:color="auto"/>
              <w:right w:val="single" w:sz="6" w:space="0" w:color="auto"/>
            </w:tcBorders>
          </w:tcPr>
          <w:p w14:paraId="098C89EA" w14:textId="3A7ABAE0" w:rsidR="00024511" w:rsidRPr="007E200D" w:rsidRDefault="00024511" w:rsidP="00024511">
            <w:pPr>
              <w:widowControl w:val="0"/>
              <w:spacing w:after="40"/>
              <w:rPr>
                <w:rFonts w:cs="Arial"/>
              </w:rPr>
            </w:pPr>
          </w:p>
        </w:tc>
        <w:tc>
          <w:tcPr>
            <w:tcW w:w="1842" w:type="dxa"/>
            <w:tcBorders>
              <w:top w:val="nil"/>
              <w:left w:val="single" w:sz="6" w:space="0" w:color="auto"/>
              <w:bottom w:val="single" w:sz="6" w:space="0" w:color="auto"/>
              <w:right w:val="single" w:sz="12" w:space="0" w:color="auto"/>
            </w:tcBorders>
          </w:tcPr>
          <w:p w14:paraId="6F9387C2" w14:textId="4EE8225A" w:rsidR="00024511" w:rsidRDefault="00024511" w:rsidP="00024511">
            <w:pPr>
              <w:widowControl w:val="0"/>
              <w:spacing w:after="40"/>
              <w:rPr>
                <w:rFonts w:cs="Arial"/>
                <w:b/>
                <w:bCs/>
              </w:rPr>
            </w:pPr>
          </w:p>
        </w:tc>
      </w:tr>
      <w:tr w:rsidR="005D0217" w14:paraId="210C96BF" w14:textId="77777777" w:rsidTr="00024511">
        <w:trPr>
          <w:cantSplit/>
          <w:trHeight w:val="230"/>
        </w:trPr>
        <w:tc>
          <w:tcPr>
            <w:tcW w:w="1403" w:type="dxa"/>
            <w:tcBorders>
              <w:top w:val="nil"/>
              <w:left w:val="single" w:sz="12" w:space="0" w:color="auto"/>
              <w:bottom w:val="single" w:sz="6" w:space="0" w:color="auto"/>
              <w:right w:val="single" w:sz="6" w:space="0" w:color="auto"/>
            </w:tcBorders>
          </w:tcPr>
          <w:p w14:paraId="65C422C6" w14:textId="19E9F329" w:rsidR="005D0217" w:rsidRPr="007E200D" w:rsidRDefault="00E55AA1" w:rsidP="005D0217">
            <w:pPr>
              <w:widowControl w:val="0"/>
              <w:spacing w:after="40"/>
              <w:rPr>
                <w:rFonts w:cs="Arial"/>
              </w:rPr>
            </w:pPr>
            <w:r w:rsidRPr="00E55AA1">
              <w:rPr>
                <w:rFonts w:cs="Arial"/>
              </w:rPr>
              <w:t>SD1K901338</w:t>
            </w:r>
          </w:p>
        </w:tc>
        <w:tc>
          <w:tcPr>
            <w:tcW w:w="1478" w:type="dxa"/>
            <w:tcBorders>
              <w:top w:val="nil"/>
              <w:left w:val="single" w:sz="6" w:space="0" w:color="auto"/>
              <w:bottom w:val="single" w:sz="6" w:space="0" w:color="auto"/>
              <w:right w:val="single" w:sz="6" w:space="0" w:color="auto"/>
            </w:tcBorders>
          </w:tcPr>
          <w:p w14:paraId="3076ED2F" w14:textId="47F58E33" w:rsidR="005D0217" w:rsidRPr="007E200D" w:rsidRDefault="00E45652" w:rsidP="005D0217">
            <w:pPr>
              <w:widowControl w:val="0"/>
              <w:spacing w:after="40"/>
              <w:rPr>
                <w:rFonts w:cs="Arial"/>
              </w:rPr>
            </w:pPr>
            <w:r w:rsidRPr="00E45652">
              <w:rPr>
                <w:rFonts w:cs="Arial"/>
              </w:rPr>
              <w:t>SD1K901340</w:t>
            </w:r>
          </w:p>
        </w:tc>
        <w:tc>
          <w:tcPr>
            <w:tcW w:w="5468" w:type="dxa"/>
            <w:tcBorders>
              <w:top w:val="nil"/>
              <w:left w:val="single" w:sz="6" w:space="0" w:color="auto"/>
              <w:bottom w:val="single" w:sz="6" w:space="0" w:color="auto"/>
              <w:right w:val="single" w:sz="6" w:space="0" w:color="auto"/>
            </w:tcBorders>
          </w:tcPr>
          <w:p w14:paraId="2C405D0B" w14:textId="0278590F" w:rsidR="00E45652" w:rsidRPr="00E45652" w:rsidRDefault="00E45652" w:rsidP="00E45652">
            <w:pPr>
              <w:widowControl w:val="0"/>
              <w:spacing w:after="40"/>
              <w:rPr>
                <w:rFonts w:cs="Arial"/>
              </w:rPr>
            </w:pPr>
            <w:r w:rsidRPr="00E45652">
              <w:rPr>
                <w:rFonts w:cs="Arial"/>
              </w:rPr>
              <w:t>ZO2C_E_PROD</w:t>
            </w:r>
            <w:r w:rsidR="002418E3">
              <w:rPr>
                <w:rFonts w:cs="Arial"/>
              </w:rPr>
              <w:t>UCT</w:t>
            </w:r>
            <w:r w:rsidRPr="00E45652">
              <w:rPr>
                <w:rFonts w:cs="Arial"/>
              </w:rPr>
              <w:t>_ALLOCATION</w:t>
            </w:r>
          </w:p>
          <w:p w14:paraId="3C3E36B4" w14:textId="6BFAD448" w:rsidR="00E45652" w:rsidRPr="00E45652" w:rsidRDefault="00E45652" w:rsidP="00E45652">
            <w:pPr>
              <w:widowControl w:val="0"/>
              <w:spacing w:after="40"/>
              <w:rPr>
                <w:rFonts w:cs="Arial"/>
              </w:rPr>
            </w:pPr>
            <w:r w:rsidRPr="00E45652">
              <w:rPr>
                <w:rFonts w:cs="Arial"/>
              </w:rPr>
              <w:t>ZO2C_E_REMOVE_DEL</w:t>
            </w:r>
            <w:r w:rsidR="002418E3">
              <w:rPr>
                <w:rFonts w:cs="Arial"/>
              </w:rPr>
              <w:t>IVERY</w:t>
            </w:r>
            <w:r w:rsidRPr="00E45652">
              <w:rPr>
                <w:rFonts w:cs="Arial"/>
              </w:rPr>
              <w:t>_BLOCK</w:t>
            </w:r>
          </w:p>
          <w:p w14:paraId="6AB48174" w14:textId="77777777" w:rsidR="005D0217" w:rsidRDefault="00E45652" w:rsidP="00E45652">
            <w:pPr>
              <w:widowControl w:val="0"/>
              <w:spacing w:after="40"/>
              <w:rPr>
                <w:rFonts w:cs="Arial"/>
              </w:rPr>
            </w:pPr>
            <w:r w:rsidRPr="00E45652">
              <w:rPr>
                <w:rFonts w:cs="Arial"/>
              </w:rPr>
              <w:t>ZO2C_E_REMOVE_REJ</w:t>
            </w:r>
            <w:r w:rsidR="002418E3">
              <w:rPr>
                <w:rFonts w:cs="Arial"/>
              </w:rPr>
              <w:t>ECTION</w:t>
            </w:r>
            <w:r w:rsidRPr="00E45652">
              <w:rPr>
                <w:rFonts w:cs="Arial"/>
              </w:rPr>
              <w:t>_REASON</w:t>
            </w:r>
          </w:p>
          <w:p w14:paraId="5D75E316" w14:textId="4FDD5E21" w:rsidR="002E1AE7" w:rsidRPr="007E200D" w:rsidRDefault="002E1AE7" w:rsidP="00E45652">
            <w:pPr>
              <w:widowControl w:val="0"/>
              <w:spacing w:after="40"/>
              <w:rPr>
                <w:rFonts w:cs="Arial"/>
              </w:rPr>
            </w:pPr>
            <w:r w:rsidRPr="002E1AE7">
              <w:rPr>
                <w:rFonts w:cs="Arial"/>
              </w:rPr>
              <w:t>ZO2C_E_UPDATE_PA_CHAR_CNST_ST</w:t>
            </w:r>
          </w:p>
        </w:tc>
        <w:tc>
          <w:tcPr>
            <w:tcW w:w="1842" w:type="dxa"/>
            <w:tcBorders>
              <w:top w:val="nil"/>
              <w:left w:val="single" w:sz="6" w:space="0" w:color="auto"/>
              <w:bottom w:val="single" w:sz="6" w:space="0" w:color="auto"/>
              <w:right w:val="single" w:sz="12" w:space="0" w:color="auto"/>
            </w:tcBorders>
          </w:tcPr>
          <w:p w14:paraId="0E95B9FB" w14:textId="474B4BC3" w:rsidR="005D0217" w:rsidRPr="007E200D" w:rsidRDefault="00E45652" w:rsidP="005D0217">
            <w:pPr>
              <w:widowControl w:val="0"/>
              <w:spacing w:after="40"/>
              <w:rPr>
                <w:rFonts w:cs="Arial"/>
              </w:rPr>
            </w:pPr>
            <w:r w:rsidRPr="00E45652">
              <w:rPr>
                <w:rFonts w:cs="Arial"/>
              </w:rPr>
              <w:t>Enhancement Implementation</w:t>
            </w:r>
          </w:p>
        </w:tc>
      </w:tr>
      <w:tr w:rsidR="00E45652" w14:paraId="634CABB7" w14:textId="77777777" w:rsidTr="00024511">
        <w:trPr>
          <w:cantSplit/>
          <w:trHeight w:val="230"/>
        </w:trPr>
        <w:tc>
          <w:tcPr>
            <w:tcW w:w="1403" w:type="dxa"/>
            <w:tcBorders>
              <w:top w:val="nil"/>
              <w:left w:val="single" w:sz="12" w:space="0" w:color="auto"/>
              <w:bottom w:val="single" w:sz="6" w:space="0" w:color="auto"/>
              <w:right w:val="single" w:sz="6" w:space="0" w:color="auto"/>
            </w:tcBorders>
          </w:tcPr>
          <w:p w14:paraId="02A4522B" w14:textId="470AB580" w:rsidR="00E45652" w:rsidRDefault="00E45652" w:rsidP="00E45652">
            <w:pPr>
              <w:widowControl w:val="0"/>
              <w:spacing w:after="40"/>
              <w:rPr>
                <w:rFonts w:cs="Arial"/>
                <w:b/>
                <w:bCs/>
              </w:rPr>
            </w:pPr>
            <w:r w:rsidRPr="00E55AA1">
              <w:rPr>
                <w:rFonts w:cs="Arial"/>
              </w:rPr>
              <w:t>SD1K901338</w:t>
            </w:r>
          </w:p>
        </w:tc>
        <w:tc>
          <w:tcPr>
            <w:tcW w:w="1478" w:type="dxa"/>
            <w:tcBorders>
              <w:top w:val="nil"/>
              <w:left w:val="single" w:sz="6" w:space="0" w:color="auto"/>
              <w:bottom w:val="single" w:sz="6" w:space="0" w:color="auto"/>
              <w:right w:val="single" w:sz="6" w:space="0" w:color="auto"/>
            </w:tcBorders>
          </w:tcPr>
          <w:p w14:paraId="74F0F0BE" w14:textId="00E1DB2D" w:rsidR="00E45652" w:rsidRDefault="00E45652" w:rsidP="00E45652">
            <w:pPr>
              <w:widowControl w:val="0"/>
              <w:spacing w:after="40"/>
              <w:rPr>
                <w:rFonts w:cs="Arial"/>
                <w:b/>
                <w:bCs/>
              </w:rPr>
            </w:pPr>
            <w:r w:rsidRPr="00E45652">
              <w:rPr>
                <w:rFonts w:cs="Arial"/>
              </w:rPr>
              <w:t>SD1K901340</w:t>
            </w:r>
          </w:p>
        </w:tc>
        <w:tc>
          <w:tcPr>
            <w:tcW w:w="5468" w:type="dxa"/>
            <w:tcBorders>
              <w:top w:val="nil"/>
              <w:left w:val="single" w:sz="6" w:space="0" w:color="auto"/>
              <w:bottom w:val="single" w:sz="6" w:space="0" w:color="auto"/>
              <w:right w:val="single" w:sz="6" w:space="0" w:color="auto"/>
            </w:tcBorders>
          </w:tcPr>
          <w:p w14:paraId="2C43ED8C" w14:textId="56E38808" w:rsidR="00E45652" w:rsidRPr="00E45652" w:rsidRDefault="00E45652" w:rsidP="00E45652">
            <w:pPr>
              <w:widowControl w:val="0"/>
              <w:spacing w:after="40"/>
              <w:rPr>
                <w:rFonts w:cs="Arial"/>
              </w:rPr>
            </w:pPr>
            <w:r w:rsidRPr="00E45652">
              <w:rPr>
                <w:rFonts w:cs="Arial"/>
              </w:rPr>
              <w:t>ZO2C_N_PROD</w:t>
            </w:r>
            <w:r w:rsidR="002418E3">
              <w:rPr>
                <w:rFonts w:cs="Arial"/>
              </w:rPr>
              <w:t>UCT</w:t>
            </w:r>
            <w:r w:rsidRPr="00E45652">
              <w:rPr>
                <w:rFonts w:cs="Arial"/>
              </w:rPr>
              <w:t>_ALLOCATION</w:t>
            </w:r>
          </w:p>
          <w:p w14:paraId="44FCE66E" w14:textId="3BC8EE9C" w:rsidR="00E45652" w:rsidRPr="00E45652" w:rsidRDefault="00E45652" w:rsidP="00E45652">
            <w:pPr>
              <w:widowControl w:val="0"/>
              <w:spacing w:after="40"/>
              <w:rPr>
                <w:rFonts w:cs="Arial"/>
              </w:rPr>
            </w:pPr>
            <w:r w:rsidRPr="00E45652">
              <w:rPr>
                <w:rFonts w:cs="Arial"/>
              </w:rPr>
              <w:t>ZO2C_N_REMOVE_DEL</w:t>
            </w:r>
            <w:r w:rsidR="002418E3">
              <w:rPr>
                <w:rFonts w:cs="Arial"/>
              </w:rPr>
              <w:t>IVERY</w:t>
            </w:r>
            <w:r w:rsidRPr="00E45652">
              <w:rPr>
                <w:rFonts w:cs="Arial"/>
              </w:rPr>
              <w:t>_BLOCK</w:t>
            </w:r>
          </w:p>
          <w:p w14:paraId="597BA960" w14:textId="77777777" w:rsidR="00E45652" w:rsidRDefault="00E45652" w:rsidP="00E45652">
            <w:pPr>
              <w:widowControl w:val="0"/>
              <w:spacing w:after="40"/>
              <w:rPr>
                <w:rFonts w:cs="Arial"/>
              </w:rPr>
            </w:pPr>
            <w:r w:rsidRPr="00E45652">
              <w:rPr>
                <w:rFonts w:cs="Arial"/>
              </w:rPr>
              <w:t>ZO2C_N_REMOVE_REJ</w:t>
            </w:r>
            <w:r w:rsidR="002418E3">
              <w:rPr>
                <w:rFonts w:cs="Arial"/>
              </w:rPr>
              <w:t>ECTION</w:t>
            </w:r>
            <w:r w:rsidRPr="00E45652">
              <w:rPr>
                <w:rFonts w:cs="Arial"/>
              </w:rPr>
              <w:t>_REASON</w:t>
            </w:r>
          </w:p>
          <w:p w14:paraId="5A50A0E9" w14:textId="453DD879" w:rsidR="002E1AE7" w:rsidRPr="007E200D" w:rsidRDefault="002E1AE7" w:rsidP="00E45652">
            <w:pPr>
              <w:widowControl w:val="0"/>
              <w:spacing w:after="40"/>
              <w:rPr>
                <w:rFonts w:cs="Arial"/>
              </w:rPr>
            </w:pPr>
            <w:r w:rsidRPr="002E1AE7">
              <w:rPr>
                <w:rFonts w:cs="Arial"/>
              </w:rPr>
              <w:t>ZO2C_N_UPDATE_PA_CHAR_CNST_ST</w:t>
            </w:r>
          </w:p>
        </w:tc>
        <w:tc>
          <w:tcPr>
            <w:tcW w:w="1842" w:type="dxa"/>
            <w:tcBorders>
              <w:top w:val="nil"/>
              <w:left w:val="single" w:sz="6" w:space="0" w:color="auto"/>
              <w:bottom w:val="single" w:sz="6" w:space="0" w:color="auto"/>
              <w:right w:val="single" w:sz="12" w:space="0" w:color="auto"/>
            </w:tcBorders>
          </w:tcPr>
          <w:p w14:paraId="6239ED2C" w14:textId="3E3B1ADE" w:rsidR="00E45652" w:rsidRPr="007E200D" w:rsidRDefault="00E45652" w:rsidP="00E45652">
            <w:pPr>
              <w:widowControl w:val="0"/>
              <w:spacing w:after="40"/>
              <w:rPr>
                <w:rFonts w:cs="Arial"/>
              </w:rPr>
            </w:pPr>
            <w:r w:rsidRPr="00E45652">
              <w:rPr>
                <w:rFonts w:cs="Arial"/>
              </w:rPr>
              <w:t>Program</w:t>
            </w:r>
          </w:p>
        </w:tc>
      </w:tr>
      <w:tr w:rsidR="00E45652" w14:paraId="7252709D" w14:textId="77777777" w:rsidTr="00024511">
        <w:trPr>
          <w:cantSplit/>
          <w:trHeight w:val="230"/>
        </w:trPr>
        <w:tc>
          <w:tcPr>
            <w:tcW w:w="1403" w:type="dxa"/>
            <w:tcBorders>
              <w:top w:val="nil"/>
              <w:left w:val="single" w:sz="12" w:space="0" w:color="auto"/>
              <w:bottom w:val="single" w:sz="6" w:space="0" w:color="auto"/>
              <w:right w:val="single" w:sz="6" w:space="0" w:color="auto"/>
            </w:tcBorders>
          </w:tcPr>
          <w:p w14:paraId="36983CC9" w14:textId="4ECA696F" w:rsidR="00E45652" w:rsidRDefault="00E45652" w:rsidP="00E45652">
            <w:pPr>
              <w:widowControl w:val="0"/>
              <w:spacing w:after="40"/>
              <w:rPr>
                <w:rFonts w:cs="Arial"/>
                <w:b/>
                <w:bCs/>
              </w:rPr>
            </w:pPr>
            <w:r w:rsidRPr="00E55AA1">
              <w:rPr>
                <w:rFonts w:cs="Arial"/>
              </w:rPr>
              <w:t>SD1K901338</w:t>
            </w:r>
          </w:p>
        </w:tc>
        <w:tc>
          <w:tcPr>
            <w:tcW w:w="1478" w:type="dxa"/>
            <w:tcBorders>
              <w:top w:val="nil"/>
              <w:left w:val="single" w:sz="6" w:space="0" w:color="auto"/>
              <w:bottom w:val="single" w:sz="6" w:space="0" w:color="auto"/>
              <w:right w:val="single" w:sz="6" w:space="0" w:color="auto"/>
            </w:tcBorders>
          </w:tcPr>
          <w:p w14:paraId="0960B7D3" w14:textId="463B96AC" w:rsidR="00E45652" w:rsidRDefault="00E45652" w:rsidP="00E45652">
            <w:pPr>
              <w:widowControl w:val="0"/>
              <w:spacing w:after="40"/>
              <w:rPr>
                <w:rFonts w:cs="Arial"/>
                <w:b/>
                <w:bCs/>
              </w:rPr>
            </w:pPr>
            <w:r w:rsidRPr="00E45652">
              <w:rPr>
                <w:rFonts w:cs="Arial"/>
              </w:rPr>
              <w:t>SD1K901340</w:t>
            </w:r>
          </w:p>
        </w:tc>
        <w:tc>
          <w:tcPr>
            <w:tcW w:w="5468" w:type="dxa"/>
            <w:tcBorders>
              <w:top w:val="nil"/>
              <w:left w:val="single" w:sz="6" w:space="0" w:color="auto"/>
              <w:bottom w:val="single" w:sz="6" w:space="0" w:color="auto"/>
              <w:right w:val="single" w:sz="6" w:space="0" w:color="auto"/>
            </w:tcBorders>
          </w:tcPr>
          <w:p w14:paraId="5E78D418" w14:textId="2F4E26DC" w:rsidR="00E45652" w:rsidRPr="007E200D" w:rsidRDefault="00E45652" w:rsidP="00E45652">
            <w:pPr>
              <w:widowControl w:val="0"/>
              <w:spacing w:after="40"/>
              <w:rPr>
                <w:rFonts w:cs="Arial"/>
              </w:rPr>
            </w:pPr>
            <w:r w:rsidRPr="00E45652">
              <w:rPr>
                <w:rFonts w:cs="Arial"/>
              </w:rPr>
              <w:t>ZOTC</w:t>
            </w:r>
            <w:r w:rsidR="002418E3">
              <w:rPr>
                <w:rFonts w:cs="Arial"/>
              </w:rPr>
              <w:t>500</w:t>
            </w:r>
          </w:p>
        </w:tc>
        <w:tc>
          <w:tcPr>
            <w:tcW w:w="1842" w:type="dxa"/>
            <w:tcBorders>
              <w:top w:val="nil"/>
              <w:left w:val="single" w:sz="6" w:space="0" w:color="auto"/>
              <w:bottom w:val="single" w:sz="6" w:space="0" w:color="auto"/>
              <w:right w:val="single" w:sz="12" w:space="0" w:color="auto"/>
            </w:tcBorders>
          </w:tcPr>
          <w:p w14:paraId="5C6D90A2" w14:textId="5614E3DF" w:rsidR="00E45652" w:rsidRPr="00C24780" w:rsidRDefault="00E45652" w:rsidP="00E45652">
            <w:pPr>
              <w:widowControl w:val="0"/>
              <w:spacing w:after="40"/>
              <w:rPr>
                <w:rFonts w:cs="Arial"/>
              </w:rPr>
            </w:pPr>
            <w:r w:rsidRPr="00E45652">
              <w:rPr>
                <w:rFonts w:cs="Arial"/>
              </w:rPr>
              <w:t>Single Message</w:t>
            </w:r>
          </w:p>
        </w:tc>
      </w:tr>
      <w:tr w:rsidR="00E45652" w14:paraId="1BD375AC" w14:textId="77777777" w:rsidTr="00024511">
        <w:trPr>
          <w:cantSplit/>
          <w:trHeight w:val="230"/>
        </w:trPr>
        <w:tc>
          <w:tcPr>
            <w:tcW w:w="1403" w:type="dxa"/>
            <w:tcBorders>
              <w:top w:val="nil"/>
              <w:left w:val="single" w:sz="12" w:space="0" w:color="auto"/>
              <w:bottom w:val="single" w:sz="6" w:space="0" w:color="auto"/>
              <w:right w:val="single" w:sz="6" w:space="0" w:color="auto"/>
            </w:tcBorders>
          </w:tcPr>
          <w:p w14:paraId="11216499" w14:textId="7E127E4D" w:rsidR="00E45652" w:rsidRPr="00C24780" w:rsidRDefault="00E45652" w:rsidP="00E45652">
            <w:pPr>
              <w:widowControl w:val="0"/>
              <w:spacing w:after="40"/>
              <w:rPr>
                <w:rFonts w:cs="Arial"/>
              </w:rPr>
            </w:pPr>
            <w:r w:rsidRPr="00E55AA1">
              <w:rPr>
                <w:rFonts w:cs="Arial"/>
              </w:rPr>
              <w:t>SD1K901338</w:t>
            </w:r>
          </w:p>
        </w:tc>
        <w:tc>
          <w:tcPr>
            <w:tcW w:w="1478" w:type="dxa"/>
            <w:tcBorders>
              <w:top w:val="nil"/>
              <w:left w:val="single" w:sz="6" w:space="0" w:color="auto"/>
              <w:bottom w:val="single" w:sz="6" w:space="0" w:color="auto"/>
              <w:right w:val="single" w:sz="6" w:space="0" w:color="auto"/>
            </w:tcBorders>
          </w:tcPr>
          <w:p w14:paraId="491CF25C" w14:textId="26844756" w:rsidR="00E45652" w:rsidRPr="00C24780" w:rsidRDefault="00E45652" w:rsidP="00E45652">
            <w:pPr>
              <w:widowControl w:val="0"/>
              <w:spacing w:after="40"/>
              <w:rPr>
                <w:rFonts w:cs="Arial"/>
              </w:rPr>
            </w:pPr>
            <w:r w:rsidRPr="00E45652">
              <w:rPr>
                <w:rFonts w:cs="Arial"/>
              </w:rPr>
              <w:t>SD1K901340</w:t>
            </w:r>
          </w:p>
        </w:tc>
        <w:tc>
          <w:tcPr>
            <w:tcW w:w="5468" w:type="dxa"/>
            <w:tcBorders>
              <w:top w:val="nil"/>
              <w:left w:val="single" w:sz="6" w:space="0" w:color="auto"/>
              <w:bottom w:val="single" w:sz="6" w:space="0" w:color="auto"/>
              <w:right w:val="single" w:sz="6" w:space="0" w:color="auto"/>
            </w:tcBorders>
          </w:tcPr>
          <w:p w14:paraId="768A96C6" w14:textId="05ECA9DD" w:rsidR="00E45652" w:rsidRPr="00B17416" w:rsidRDefault="00E45652" w:rsidP="00E45652">
            <w:pPr>
              <w:widowControl w:val="0"/>
              <w:spacing w:after="40"/>
              <w:rPr>
                <w:rFonts w:cs="Arial"/>
              </w:rPr>
            </w:pPr>
            <w:r w:rsidRPr="00E45652">
              <w:rPr>
                <w:rFonts w:cs="Arial"/>
              </w:rPr>
              <w:t>NAZOTC</w:t>
            </w:r>
            <w:r w:rsidR="002418E3">
              <w:rPr>
                <w:rFonts w:cs="Arial"/>
              </w:rPr>
              <w:t>500</w:t>
            </w:r>
          </w:p>
        </w:tc>
        <w:tc>
          <w:tcPr>
            <w:tcW w:w="1842" w:type="dxa"/>
            <w:tcBorders>
              <w:top w:val="nil"/>
              <w:left w:val="single" w:sz="6" w:space="0" w:color="auto"/>
              <w:bottom w:val="single" w:sz="6" w:space="0" w:color="auto"/>
              <w:right w:val="single" w:sz="12" w:space="0" w:color="auto"/>
            </w:tcBorders>
          </w:tcPr>
          <w:p w14:paraId="3DC72496" w14:textId="439F17B3" w:rsidR="00E45652" w:rsidRPr="00E45652" w:rsidRDefault="00E45652" w:rsidP="00E45652">
            <w:pPr>
              <w:widowControl w:val="0"/>
              <w:spacing w:after="40"/>
              <w:rPr>
                <w:rFonts w:cs="Arial"/>
              </w:rPr>
            </w:pPr>
            <w:r w:rsidRPr="00E45652">
              <w:rPr>
                <w:rFonts w:cs="Arial"/>
              </w:rPr>
              <w:t>Documentation</w:t>
            </w:r>
          </w:p>
        </w:tc>
      </w:tr>
      <w:tr w:rsidR="008029CA" w14:paraId="19BBEBD2" w14:textId="77777777" w:rsidTr="00024511">
        <w:trPr>
          <w:cantSplit/>
          <w:trHeight w:val="230"/>
        </w:trPr>
        <w:tc>
          <w:tcPr>
            <w:tcW w:w="1403" w:type="dxa"/>
            <w:tcBorders>
              <w:top w:val="nil"/>
              <w:left w:val="single" w:sz="12" w:space="0" w:color="auto"/>
              <w:bottom w:val="single" w:sz="6" w:space="0" w:color="auto"/>
              <w:right w:val="single" w:sz="6" w:space="0" w:color="auto"/>
            </w:tcBorders>
          </w:tcPr>
          <w:p w14:paraId="27A6E6B3" w14:textId="4FA7BCE7" w:rsidR="008029CA" w:rsidRPr="00E55AA1" w:rsidRDefault="008029CA" w:rsidP="00E45652">
            <w:pPr>
              <w:widowControl w:val="0"/>
              <w:spacing w:after="40"/>
              <w:rPr>
                <w:rFonts w:cs="Arial"/>
              </w:rPr>
            </w:pPr>
            <w:r w:rsidRPr="008029CA">
              <w:rPr>
                <w:rFonts w:cs="Arial"/>
              </w:rPr>
              <w:t>SD1K901338</w:t>
            </w:r>
          </w:p>
        </w:tc>
        <w:tc>
          <w:tcPr>
            <w:tcW w:w="1478" w:type="dxa"/>
            <w:tcBorders>
              <w:top w:val="nil"/>
              <w:left w:val="single" w:sz="6" w:space="0" w:color="auto"/>
              <w:bottom w:val="single" w:sz="6" w:space="0" w:color="auto"/>
              <w:right w:val="single" w:sz="6" w:space="0" w:color="auto"/>
            </w:tcBorders>
          </w:tcPr>
          <w:p w14:paraId="48ED2CC8" w14:textId="3110986B" w:rsidR="008029CA" w:rsidRPr="00E45652" w:rsidRDefault="008029CA" w:rsidP="00E45652">
            <w:pPr>
              <w:widowControl w:val="0"/>
              <w:spacing w:after="40"/>
              <w:rPr>
                <w:rFonts w:cs="Arial"/>
              </w:rPr>
            </w:pPr>
            <w:r w:rsidRPr="008029CA">
              <w:rPr>
                <w:rFonts w:cs="Arial"/>
              </w:rPr>
              <w:t>SD1K901385</w:t>
            </w:r>
          </w:p>
        </w:tc>
        <w:tc>
          <w:tcPr>
            <w:tcW w:w="5468" w:type="dxa"/>
            <w:tcBorders>
              <w:top w:val="nil"/>
              <w:left w:val="single" w:sz="6" w:space="0" w:color="auto"/>
              <w:bottom w:val="single" w:sz="6" w:space="0" w:color="auto"/>
              <w:right w:val="single" w:sz="6" w:space="0" w:color="auto"/>
            </w:tcBorders>
          </w:tcPr>
          <w:p w14:paraId="4DDBC0A2" w14:textId="6A9295D1" w:rsidR="008029CA" w:rsidRPr="00E45652" w:rsidRDefault="008029CA" w:rsidP="00E45652">
            <w:pPr>
              <w:widowControl w:val="0"/>
              <w:spacing w:after="40"/>
              <w:rPr>
                <w:rFonts w:cs="Arial"/>
              </w:rPr>
            </w:pPr>
            <w:r w:rsidRPr="008029CA">
              <w:rPr>
                <w:rFonts w:cs="Arial"/>
              </w:rPr>
              <w:t>ZATP_MANCHARCCATALOG_0001_BE</w:t>
            </w:r>
          </w:p>
        </w:tc>
        <w:tc>
          <w:tcPr>
            <w:tcW w:w="1842" w:type="dxa"/>
            <w:tcBorders>
              <w:top w:val="nil"/>
              <w:left w:val="single" w:sz="6" w:space="0" w:color="auto"/>
              <w:bottom w:val="single" w:sz="6" w:space="0" w:color="auto"/>
              <w:right w:val="single" w:sz="12" w:space="0" w:color="auto"/>
            </w:tcBorders>
          </w:tcPr>
          <w:p w14:paraId="0279E7BD" w14:textId="42A2ABF5" w:rsidR="008029CA" w:rsidRPr="00E45652" w:rsidRDefault="008029CA" w:rsidP="00E45652">
            <w:pPr>
              <w:widowControl w:val="0"/>
              <w:spacing w:after="40"/>
              <w:rPr>
                <w:rFonts w:cs="Arial"/>
              </w:rPr>
            </w:pPr>
            <w:r w:rsidRPr="008029CA">
              <w:rPr>
                <w:rFonts w:cs="Arial"/>
              </w:rPr>
              <w:t>SAP Gateway: Model Metadata</w:t>
            </w:r>
          </w:p>
        </w:tc>
      </w:tr>
      <w:tr w:rsidR="008029CA" w14:paraId="6E989A8D" w14:textId="77777777" w:rsidTr="00024511">
        <w:trPr>
          <w:cantSplit/>
          <w:trHeight w:val="230"/>
        </w:trPr>
        <w:tc>
          <w:tcPr>
            <w:tcW w:w="1403" w:type="dxa"/>
            <w:tcBorders>
              <w:top w:val="nil"/>
              <w:left w:val="single" w:sz="12" w:space="0" w:color="auto"/>
              <w:bottom w:val="single" w:sz="6" w:space="0" w:color="auto"/>
              <w:right w:val="single" w:sz="6" w:space="0" w:color="auto"/>
            </w:tcBorders>
          </w:tcPr>
          <w:p w14:paraId="59C78E26" w14:textId="42E949B2" w:rsidR="008029CA" w:rsidRPr="008029CA" w:rsidRDefault="008029CA" w:rsidP="00E45652">
            <w:pPr>
              <w:widowControl w:val="0"/>
              <w:spacing w:after="40"/>
              <w:rPr>
                <w:rFonts w:cs="Arial"/>
              </w:rPr>
            </w:pPr>
            <w:r w:rsidRPr="008029CA">
              <w:rPr>
                <w:rFonts w:cs="Arial"/>
              </w:rPr>
              <w:t>SD1K901338</w:t>
            </w:r>
          </w:p>
        </w:tc>
        <w:tc>
          <w:tcPr>
            <w:tcW w:w="1478" w:type="dxa"/>
            <w:tcBorders>
              <w:top w:val="nil"/>
              <w:left w:val="single" w:sz="6" w:space="0" w:color="auto"/>
              <w:bottom w:val="single" w:sz="6" w:space="0" w:color="auto"/>
              <w:right w:val="single" w:sz="6" w:space="0" w:color="auto"/>
            </w:tcBorders>
          </w:tcPr>
          <w:p w14:paraId="57A5211E" w14:textId="15064049" w:rsidR="008029CA" w:rsidRPr="008029CA" w:rsidRDefault="008029CA" w:rsidP="00E45652">
            <w:pPr>
              <w:widowControl w:val="0"/>
              <w:spacing w:after="40"/>
              <w:rPr>
                <w:rFonts w:cs="Arial"/>
              </w:rPr>
            </w:pPr>
            <w:r w:rsidRPr="008029CA">
              <w:rPr>
                <w:rFonts w:cs="Arial"/>
              </w:rPr>
              <w:t>SD1K901385</w:t>
            </w:r>
          </w:p>
        </w:tc>
        <w:tc>
          <w:tcPr>
            <w:tcW w:w="5468" w:type="dxa"/>
            <w:tcBorders>
              <w:top w:val="nil"/>
              <w:left w:val="single" w:sz="6" w:space="0" w:color="auto"/>
              <w:bottom w:val="single" w:sz="6" w:space="0" w:color="auto"/>
              <w:right w:val="single" w:sz="6" w:space="0" w:color="auto"/>
            </w:tcBorders>
          </w:tcPr>
          <w:p w14:paraId="74F46984" w14:textId="6A8C0C0D" w:rsidR="008029CA" w:rsidRPr="008029CA" w:rsidRDefault="008029CA" w:rsidP="00E45652">
            <w:pPr>
              <w:widowControl w:val="0"/>
              <w:spacing w:after="40"/>
              <w:rPr>
                <w:rFonts w:cs="Arial"/>
              </w:rPr>
            </w:pPr>
            <w:r w:rsidRPr="008029CA">
              <w:rPr>
                <w:rFonts w:cs="Arial"/>
              </w:rPr>
              <w:t>ZATP_MANCHARCCATALOG_0001</w:t>
            </w:r>
          </w:p>
        </w:tc>
        <w:tc>
          <w:tcPr>
            <w:tcW w:w="1842" w:type="dxa"/>
            <w:tcBorders>
              <w:top w:val="nil"/>
              <w:left w:val="single" w:sz="6" w:space="0" w:color="auto"/>
              <w:bottom w:val="single" w:sz="6" w:space="0" w:color="auto"/>
              <w:right w:val="single" w:sz="12" w:space="0" w:color="auto"/>
            </w:tcBorders>
          </w:tcPr>
          <w:p w14:paraId="5F80E330" w14:textId="060F8081" w:rsidR="008029CA" w:rsidRPr="008029CA" w:rsidRDefault="008029CA" w:rsidP="00E45652">
            <w:pPr>
              <w:widowControl w:val="0"/>
              <w:spacing w:after="40"/>
              <w:rPr>
                <w:rFonts w:cs="Arial"/>
              </w:rPr>
            </w:pPr>
            <w:r w:rsidRPr="008029CA">
              <w:rPr>
                <w:rFonts w:cs="Arial"/>
              </w:rPr>
              <w:t>SAP Gateway: Service Groups Metadata</w:t>
            </w:r>
          </w:p>
        </w:tc>
      </w:tr>
      <w:tr w:rsidR="008029CA" w14:paraId="5CD2E325" w14:textId="77777777" w:rsidTr="00024511">
        <w:trPr>
          <w:cantSplit/>
          <w:trHeight w:val="230"/>
        </w:trPr>
        <w:tc>
          <w:tcPr>
            <w:tcW w:w="1403" w:type="dxa"/>
            <w:tcBorders>
              <w:top w:val="nil"/>
              <w:left w:val="single" w:sz="12" w:space="0" w:color="auto"/>
              <w:bottom w:val="single" w:sz="6" w:space="0" w:color="auto"/>
              <w:right w:val="single" w:sz="6" w:space="0" w:color="auto"/>
            </w:tcBorders>
          </w:tcPr>
          <w:p w14:paraId="3ADB9607" w14:textId="0C5875C8" w:rsidR="008029CA" w:rsidRPr="008029CA" w:rsidRDefault="008029CA" w:rsidP="00E45652">
            <w:pPr>
              <w:widowControl w:val="0"/>
              <w:spacing w:after="40"/>
              <w:rPr>
                <w:rFonts w:cs="Arial"/>
              </w:rPr>
            </w:pPr>
            <w:r w:rsidRPr="008029CA">
              <w:rPr>
                <w:rFonts w:cs="Arial"/>
              </w:rPr>
              <w:lastRenderedPageBreak/>
              <w:t>SD1K901338</w:t>
            </w:r>
          </w:p>
        </w:tc>
        <w:tc>
          <w:tcPr>
            <w:tcW w:w="1478" w:type="dxa"/>
            <w:tcBorders>
              <w:top w:val="nil"/>
              <w:left w:val="single" w:sz="6" w:space="0" w:color="auto"/>
              <w:bottom w:val="single" w:sz="6" w:space="0" w:color="auto"/>
              <w:right w:val="single" w:sz="6" w:space="0" w:color="auto"/>
            </w:tcBorders>
          </w:tcPr>
          <w:p w14:paraId="15174EA8" w14:textId="39A9D9B3" w:rsidR="008029CA" w:rsidRPr="008029CA" w:rsidRDefault="008029CA" w:rsidP="00E45652">
            <w:pPr>
              <w:widowControl w:val="0"/>
              <w:spacing w:after="40"/>
              <w:rPr>
                <w:rFonts w:cs="Arial"/>
              </w:rPr>
            </w:pPr>
            <w:r w:rsidRPr="008029CA">
              <w:rPr>
                <w:rFonts w:cs="Arial"/>
              </w:rPr>
              <w:t>SD1K901385</w:t>
            </w:r>
          </w:p>
        </w:tc>
        <w:tc>
          <w:tcPr>
            <w:tcW w:w="5468" w:type="dxa"/>
            <w:tcBorders>
              <w:top w:val="nil"/>
              <w:left w:val="single" w:sz="6" w:space="0" w:color="auto"/>
              <w:bottom w:val="single" w:sz="6" w:space="0" w:color="auto"/>
              <w:right w:val="single" w:sz="6" w:space="0" w:color="auto"/>
            </w:tcBorders>
          </w:tcPr>
          <w:p w14:paraId="3A3151C8" w14:textId="60B6054D" w:rsidR="008029CA" w:rsidRPr="008029CA" w:rsidRDefault="008029CA" w:rsidP="00E45652">
            <w:pPr>
              <w:widowControl w:val="0"/>
              <w:spacing w:after="40"/>
              <w:rPr>
                <w:rFonts w:cs="Arial"/>
              </w:rPr>
            </w:pPr>
            <w:r w:rsidRPr="008029CA">
              <w:rPr>
                <w:rFonts w:cs="Arial"/>
              </w:rPr>
              <w:t>SD110000000004300O2TMQPDL0AXGC2ZZH2Y8XW1</w:t>
            </w:r>
          </w:p>
        </w:tc>
        <w:tc>
          <w:tcPr>
            <w:tcW w:w="1842" w:type="dxa"/>
            <w:tcBorders>
              <w:top w:val="nil"/>
              <w:left w:val="single" w:sz="6" w:space="0" w:color="auto"/>
              <w:bottom w:val="single" w:sz="6" w:space="0" w:color="auto"/>
              <w:right w:val="single" w:sz="12" w:space="0" w:color="auto"/>
            </w:tcBorders>
          </w:tcPr>
          <w:p w14:paraId="111B3BD4" w14:textId="62447A97" w:rsidR="008029CA" w:rsidRPr="008029CA" w:rsidRDefault="008029CA" w:rsidP="00E45652">
            <w:pPr>
              <w:widowControl w:val="0"/>
              <w:spacing w:after="40"/>
              <w:rPr>
                <w:rFonts w:cs="Arial"/>
              </w:rPr>
            </w:pPr>
            <w:r w:rsidRPr="008029CA">
              <w:rPr>
                <w:rFonts w:cs="Arial"/>
              </w:rPr>
              <w:t>ICF Service</w:t>
            </w:r>
          </w:p>
        </w:tc>
      </w:tr>
      <w:tr w:rsidR="00E45652" w14:paraId="0980FC79" w14:textId="77777777" w:rsidTr="00C5040A">
        <w:trPr>
          <w:cantSplit/>
          <w:trHeight w:val="230"/>
        </w:trPr>
        <w:tc>
          <w:tcPr>
            <w:tcW w:w="1403" w:type="dxa"/>
            <w:tcBorders>
              <w:top w:val="single" w:sz="6" w:space="0" w:color="auto"/>
              <w:left w:val="single" w:sz="12" w:space="0" w:color="auto"/>
              <w:bottom w:val="single" w:sz="6" w:space="0" w:color="auto"/>
              <w:right w:val="single" w:sz="6" w:space="0" w:color="auto"/>
            </w:tcBorders>
          </w:tcPr>
          <w:p w14:paraId="306702BE" w14:textId="3DB96B91" w:rsidR="00E45652" w:rsidRPr="00E45652" w:rsidRDefault="00E45652" w:rsidP="00E45652">
            <w:pPr>
              <w:widowControl w:val="0"/>
              <w:spacing w:after="40"/>
              <w:rPr>
                <w:rFonts w:cs="Arial"/>
                <w:b/>
                <w:bCs/>
              </w:rPr>
            </w:pPr>
            <w:r w:rsidRPr="00E45652">
              <w:rPr>
                <w:rFonts w:cs="Arial"/>
                <w:b/>
                <w:bCs/>
              </w:rPr>
              <w:t>Customizing</w:t>
            </w:r>
          </w:p>
        </w:tc>
        <w:tc>
          <w:tcPr>
            <w:tcW w:w="1478" w:type="dxa"/>
            <w:tcBorders>
              <w:top w:val="single" w:sz="6" w:space="0" w:color="auto"/>
              <w:left w:val="single" w:sz="6" w:space="0" w:color="auto"/>
              <w:bottom w:val="single" w:sz="6" w:space="0" w:color="auto"/>
              <w:right w:val="single" w:sz="6" w:space="0" w:color="auto"/>
            </w:tcBorders>
          </w:tcPr>
          <w:p w14:paraId="7AE1043E" w14:textId="77777777" w:rsidR="00E45652" w:rsidRPr="00C24780" w:rsidRDefault="00E45652" w:rsidP="00E45652">
            <w:pPr>
              <w:widowControl w:val="0"/>
              <w:spacing w:after="40"/>
              <w:rPr>
                <w:rFonts w:cs="Arial"/>
              </w:rPr>
            </w:pPr>
          </w:p>
        </w:tc>
        <w:tc>
          <w:tcPr>
            <w:tcW w:w="5468" w:type="dxa"/>
            <w:tcBorders>
              <w:top w:val="single" w:sz="6" w:space="0" w:color="auto"/>
              <w:left w:val="single" w:sz="6" w:space="0" w:color="auto"/>
              <w:bottom w:val="single" w:sz="6" w:space="0" w:color="auto"/>
              <w:right w:val="single" w:sz="6" w:space="0" w:color="auto"/>
            </w:tcBorders>
          </w:tcPr>
          <w:p w14:paraId="256CBAD5" w14:textId="77777777" w:rsidR="00E45652" w:rsidRPr="00C16060" w:rsidRDefault="00E45652" w:rsidP="00E45652">
            <w:pPr>
              <w:widowControl w:val="0"/>
              <w:spacing w:after="40"/>
              <w:rPr>
                <w:rFonts w:cs="Arial"/>
              </w:rPr>
            </w:pPr>
          </w:p>
        </w:tc>
        <w:tc>
          <w:tcPr>
            <w:tcW w:w="1842" w:type="dxa"/>
            <w:tcBorders>
              <w:top w:val="single" w:sz="6" w:space="0" w:color="auto"/>
              <w:left w:val="single" w:sz="6" w:space="0" w:color="auto"/>
              <w:bottom w:val="single" w:sz="6" w:space="0" w:color="auto"/>
              <w:right w:val="single" w:sz="12" w:space="0" w:color="auto"/>
            </w:tcBorders>
          </w:tcPr>
          <w:p w14:paraId="57483E0A" w14:textId="77777777" w:rsidR="00E45652" w:rsidRPr="00964340" w:rsidRDefault="00E45652" w:rsidP="00E45652">
            <w:pPr>
              <w:widowControl w:val="0"/>
              <w:spacing w:after="40"/>
              <w:rPr>
                <w:rFonts w:cs="Arial"/>
              </w:rPr>
            </w:pPr>
          </w:p>
        </w:tc>
      </w:tr>
      <w:tr w:rsidR="00E45652" w14:paraId="395B0C67" w14:textId="77777777" w:rsidTr="008B51A1">
        <w:trPr>
          <w:cantSplit/>
          <w:trHeight w:val="230"/>
        </w:trPr>
        <w:tc>
          <w:tcPr>
            <w:tcW w:w="1403" w:type="dxa"/>
            <w:tcBorders>
              <w:top w:val="single" w:sz="6" w:space="0" w:color="auto"/>
              <w:left w:val="single" w:sz="12" w:space="0" w:color="auto"/>
              <w:bottom w:val="single" w:sz="6" w:space="0" w:color="auto"/>
              <w:right w:val="single" w:sz="6" w:space="0" w:color="auto"/>
            </w:tcBorders>
          </w:tcPr>
          <w:p w14:paraId="7CAB4292" w14:textId="2D7E60A8" w:rsidR="00E45652" w:rsidRPr="00C5040A" w:rsidRDefault="00E45652" w:rsidP="00E45652">
            <w:pPr>
              <w:widowControl w:val="0"/>
              <w:spacing w:after="40"/>
              <w:rPr>
                <w:rFonts w:cs="Arial"/>
              </w:rPr>
            </w:pPr>
            <w:r w:rsidRPr="00E45652">
              <w:rPr>
                <w:rFonts w:cs="Arial"/>
              </w:rPr>
              <w:t>SD1K901341</w:t>
            </w:r>
          </w:p>
        </w:tc>
        <w:tc>
          <w:tcPr>
            <w:tcW w:w="1478" w:type="dxa"/>
            <w:tcBorders>
              <w:top w:val="single" w:sz="6" w:space="0" w:color="auto"/>
              <w:left w:val="single" w:sz="6" w:space="0" w:color="auto"/>
              <w:bottom w:val="single" w:sz="6" w:space="0" w:color="auto"/>
              <w:right w:val="single" w:sz="6" w:space="0" w:color="auto"/>
            </w:tcBorders>
          </w:tcPr>
          <w:p w14:paraId="5125CB48" w14:textId="60271991" w:rsidR="00E45652" w:rsidRPr="00C24780" w:rsidRDefault="00E45652" w:rsidP="00E45652">
            <w:pPr>
              <w:widowControl w:val="0"/>
              <w:spacing w:after="40"/>
              <w:rPr>
                <w:rFonts w:cs="Arial"/>
              </w:rPr>
            </w:pPr>
            <w:r w:rsidRPr="00E45652">
              <w:rPr>
                <w:rFonts w:cs="Arial"/>
              </w:rPr>
              <w:t>SD1K901343</w:t>
            </w:r>
          </w:p>
        </w:tc>
        <w:tc>
          <w:tcPr>
            <w:tcW w:w="5468" w:type="dxa"/>
            <w:tcBorders>
              <w:top w:val="single" w:sz="6" w:space="0" w:color="auto"/>
              <w:left w:val="single" w:sz="6" w:space="0" w:color="auto"/>
              <w:bottom w:val="single" w:sz="6" w:space="0" w:color="auto"/>
              <w:right w:val="single" w:sz="6" w:space="0" w:color="auto"/>
            </w:tcBorders>
          </w:tcPr>
          <w:p w14:paraId="60FF9F27" w14:textId="77777777" w:rsidR="00E45652" w:rsidRPr="00E45652" w:rsidRDefault="00E45652" w:rsidP="00E45652">
            <w:pPr>
              <w:pStyle w:val="ListParagraph"/>
              <w:widowControl w:val="0"/>
              <w:numPr>
                <w:ilvl w:val="0"/>
                <w:numId w:val="34"/>
              </w:numPr>
              <w:spacing w:after="40"/>
              <w:rPr>
                <w:rFonts w:cs="Arial"/>
              </w:rPr>
            </w:pPr>
            <w:r w:rsidRPr="00E45652">
              <w:rPr>
                <w:rFonts w:cs="Arial"/>
              </w:rPr>
              <w:t>ZDEV_ENHFAM</w:t>
            </w:r>
          </w:p>
          <w:p w14:paraId="3AB861AC" w14:textId="77777777" w:rsidR="00E45652" w:rsidRDefault="00E45652" w:rsidP="00E45652">
            <w:pPr>
              <w:pStyle w:val="ListParagraph"/>
              <w:widowControl w:val="0"/>
              <w:numPr>
                <w:ilvl w:val="0"/>
                <w:numId w:val="34"/>
              </w:numPr>
              <w:spacing w:after="40"/>
              <w:rPr>
                <w:rFonts w:cs="Arial"/>
              </w:rPr>
            </w:pPr>
            <w:r w:rsidRPr="00E45652">
              <w:rPr>
                <w:rFonts w:cs="Arial"/>
              </w:rPr>
              <w:t>ZDEV_ENHFVAL</w:t>
            </w:r>
          </w:p>
          <w:p w14:paraId="31F466E5" w14:textId="106E1333" w:rsidR="002E1AE7" w:rsidRPr="00E45652" w:rsidRDefault="002E1AE7" w:rsidP="00E45652">
            <w:pPr>
              <w:pStyle w:val="ListParagraph"/>
              <w:widowControl w:val="0"/>
              <w:numPr>
                <w:ilvl w:val="0"/>
                <w:numId w:val="34"/>
              </w:numPr>
              <w:spacing w:after="40"/>
              <w:rPr>
                <w:rFonts w:cs="Arial"/>
              </w:rPr>
            </w:pPr>
            <w:r>
              <w:rPr>
                <w:rFonts w:cs="Arial"/>
              </w:rPr>
              <w:t>ZCCCD</w:t>
            </w:r>
          </w:p>
        </w:tc>
        <w:tc>
          <w:tcPr>
            <w:tcW w:w="1842" w:type="dxa"/>
            <w:tcBorders>
              <w:top w:val="single" w:sz="6" w:space="0" w:color="auto"/>
              <w:left w:val="single" w:sz="6" w:space="0" w:color="auto"/>
              <w:bottom w:val="single" w:sz="6" w:space="0" w:color="auto"/>
              <w:right w:val="single" w:sz="12" w:space="0" w:color="auto"/>
            </w:tcBorders>
          </w:tcPr>
          <w:p w14:paraId="081C1B96" w14:textId="19BCE297" w:rsidR="00E45652" w:rsidRPr="00964340" w:rsidRDefault="00E45652" w:rsidP="00E45652">
            <w:pPr>
              <w:widowControl w:val="0"/>
              <w:spacing w:after="40"/>
              <w:rPr>
                <w:rFonts w:cs="Arial"/>
              </w:rPr>
            </w:pPr>
            <w:r w:rsidRPr="00E45652">
              <w:rPr>
                <w:rFonts w:cs="Arial"/>
              </w:rPr>
              <w:t>Table Contents</w:t>
            </w:r>
          </w:p>
        </w:tc>
      </w:tr>
      <w:tr w:rsidR="008029CA" w14:paraId="4D143DD3" w14:textId="77777777" w:rsidTr="008B51A1">
        <w:trPr>
          <w:cantSplit/>
          <w:trHeight w:val="230"/>
        </w:trPr>
        <w:tc>
          <w:tcPr>
            <w:tcW w:w="1403" w:type="dxa"/>
            <w:tcBorders>
              <w:top w:val="single" w:sz="6" w:space="0" w:color="auto"/>
              <w:left w:val="single" w:sz="12" w:space="0" w:color="auto"/>
              <w:bottom w:val="single" w:sz="6" w:space="0" w:color="auto"/>
              <w:right w:val="single" w:sz="6" w:space="0" w:color="auto"/>
            </w:tcBorders>
          </w:tcPr>
          <w:p w14:paraId="55438073" w14:textId="40E289D2" w:rsidR="008029CA" w:rsidRPr="00E45652" w:rsidRDefault="008029CA" w:rsidP="00E45652">
            <w:pPr>
              <w:widowControl w:val="0"/>
              <w:spacing w:after="40"/>
              <w:rPr>
                <w:rFonts w:cs="Arial"/>
              </w:rPr>
            </w:pPr>
            <w:r w:rsidRPr="008029CA">
              <w:rPr>
                <w:rFonts w:cs="Arial"/>
              </w:rPr>
              <w:t>SD1K901341</w:t>
            </w:r>
          </w:p>
        </w:tc>
        <w:tc>
          <w:tcPr>
            <w:tcW w:w="1478" w:type="dxa"/>
            <w:tcBorders>
              <w:top w:val="single" w:sz="6" w:space="0" w:color="auto"/>
              <w:left w:val="single" w:sz="6" w:space="0" w:color="auto"/>
              <w:bottom w:val="single" w:sz="6" w:space="0" w:color="auto"/>
              <w:right w:val="single" w:sz="6" w:space="0" w:color="auto"/>
            </w:tcBorders>
          </w:tcPr>
          <w:p w14:paraId="19A3A9A0" w14:textId="6C8A61E8" w:rsidR="008029CA" w:rsidRPr="00E45652" w:rsidRDefault="008029CA" w:rsidP="00E45652">
            <w:pPr>
              <w:widowControl w:val="0"/>
              <w:spacing w:after="40"/>
              <w:rPr>
                <w:rFonts w:cs="Arial"/>
              </w:rPr>
            </w:pPr>
            <w:r w:rsidRPr="008029CA">
              <w:rPr>
                <w:rFonts w:cs="Arial"/>
              </w:rPr>
              <w:t>SD1K901427</w:t>
            </w:r>
          </w:p>
        </w:tc>
        <w:tc>
          <w:tcPr>
            <w:tcW w:w="5468" w:type="dxa"/>
            <w:tcBorders>
              <w:top w:val="single" w:sz="6" w:space="0" w:color="auto"/>
              <w:left w:val="single" w:sz="6" w:space="0" w:color="auto"/>
              <w:bottom w:val="single" w:sz="6" w:space="0" w:color="auto"/>
              <w:right w:val="single" w:sz="6" w:space="0" w:color="auto"/>
            </w:tcBorders>
          </w:tcPr>
          <w:p w14:paraId="36AF1D8B" w14:textId="090CFB92" w:rsidR="008029CA" w:rsidRPr="008029CA" w:rsidRDefault="008029CA" w:rsidP="008029CA">
            <w:pPr>
              <w:widowControl w:val="0"/>
              <w:spacing w:after="40"/>
              <w:rPr>
                <w:rFonts w:cs="Arial"/>
              </w:rPr>
            </w:pPr>
            <w:r w:rsidRPr="008029CA">
              <w:rPr>
                <w:rFonts w:cs="Arial"/>
              </w:rPr>
              <w:t>/IWFND/V_MGDEAM</w:t>
            </w:r>
          </w:p>
        </w:tc>
        <w:tc>
          <w:tcPr>
            <w:tcW w:w="1842" w:type="dxa"/>
            <w:tcBorders>
              <w:top w:val="single" w:sz="6" w:space="0" w:color="auto"/>
              <w:left w:val="single" w:sz="6" w:space="0" w:color="auto"/>
              <w:bottom w:val="single" w:sz="6" w:space="0" w:color="auto"/>
              <w:right w:val="single" w:sz="12" w:space="0" w:color="auto"/>
            </w:tcBorders>
          </w:tcPr>
          <w:p w14:paraId="770D1CBC" w14:textId="5B9270D6" w:rsidR="008029CA" w:rsidRPr="00E45652" w:rsidRDefault="008029CA" w:rsidP="00E45652">
            <w:pPr>
              <w:widowControl w:val="0"/>
              <w:spacing w:after="40"/>
              <w:rPr>
                <w:rFonts w:cs="Arial"/>
              </w:rPr>
            </w:pPr>
            <w:r w:rsidRPr="008029CA">
              <w:rPr>
                <w:rFonts w:cs="Arial"/>
              </w:rPr>
              <w:t>View Maintenance: Data</w:t>
            </w:r>
          </w:p>
        </w:tc>
      </w:tr>
    </w:tbl>
    <w:p w14:paraId="3AE72BE1" w14:textId="77777777" w:rsidR="004D08ED" w:rsidRPr="002C44D3" w:rsidRDefault="004D08ED" w:rsidP="002C44D3">
      <w:pPr>
        <w:rPr>
          <w:rFonts w:ascii="Arial" w:hAnsi="Arial" w:cs="Arial"/>
          <w:color w:val="FF0000"/>
          <w:sz w:val="16"/>
          <w:szCs w:val="16"/>
        </w:rPr>
      </w:pPr>
    </w:p>
    <w:p w14:paraId="01D64F6E" w14:textId="30609446" w:rsidR="00584DCB" w:rsidRDefault="00464D8E">
      <w:r>
        <w:br w:type="page"/>
      </w:r>
    </w:p>
    <w:p w14:paraId="273B4E0D" w14:textId="04D790F0" w:rsidR="00051E87" w:rsidRPr="008F15E1" w:rsidRDefault="008F15E1" w:rsidP="008F15E1">
      <w:pPr>
        <w:pStyle w:val="Heading2"/>
        <w:rPr>
          <w:sz w:val="36"/>
          <w:szCs w:val="36"/>
        </w:rPr>
      </w:pPr>
      <w:bookmarkStart w:id="0" w:name="_Toc24722246"/>
      <w:bookmarkStart w:id="1" w:name="_Toc89705676"/>
      <w:r w:rsidRPr="008F15E1">
        <w:rPr>
          <w:sz w:val="36"/>
          <w:szCs w:val="36"/>
        </w:rPr>
        <w:lastRenderedPageBreak/>
        <w:t>Contents</w:t>
      </w:r>
      <w:bookmarkEnd w:id="0"/>
      <w:bookmarkEnd w:id="1"/>
      <w:r w:rsidRPr="008F15E1">
        <w:rPr>
          <w:sz w:val="36"/>
          <w:szCs w:val="36"/>
        </w:rPr>
        <w:t xml:space="preserve"> </w:t>
      </w:r>
    </w:p>
    <w:p w14:paraId="7B0F20EF" w14:textId="7543A4A6" w:rsidR="00803530" w:rsidRDefault="00584DCB">
      <w:pPr>
        <w:pStyle w:val="TOC2"/>
        <w:tabs>
          <w:tab w:val="right" w:leader="dot" w:pos="9984"/>
        </w:tabs>
        <w:rPr>
          <w:rFonts w:eastAsiaTheme="minorEastAsia"/>
          <w:noProof/>
          <w:lang w:val="en-IN" w:eastAsia="en-IN"/>
        </w:rPr>
      </w:pPr>
      <w:r>
        <w:fldChar w:fldCharType="begin"/>
      </w:r>
      <w:r>
        <w:instrText xml:space="preserve"> TOC \o "1-2" \h \z \u </w:instrText>
      </w:r>
      <w:r>
        <w:fldChar w:fldCharType="separate"/>
      </w:r>
      <w:hyperlink w:anchor="_Toc89705676" w:history="1">
        <w:r w:rsidR="00803530" w:rsidRPr="006A35AE">
          <w:rPr>
            <w:rStyle w:val="Hyperlink"/>
            <w:noProof/>
          </w:rPr>
          <w:t>Contents</w:t>
        </w:r>
        <w:r w:rsidR="00803530">
          <w:rPr>
            <w:noProof/>
            <w:webHidden/>
          </w:rPr>
          <w:tab/>
        </w:r>
        <w:r w:rsidR="00803530">
          <w:rPr>
            <w:noProof/>
            <w:webHidden/>
          </w:rPr>
          <w:fldChar w:fldCharType="begin"/>
        </w:r>
        <w:r w:rsidR="00803530">
          <w:rPr>
            <w:noProof/>
            <w:webHidden/>
          </w:rPr>
          <w:instrText xml:space="preserve"> PAGEREF _Toc89705676 \h </w:instrText>
        </w:r>
        <w:r w:rsidR="00803530">
          <w:rPr>
            <w:noProof/>
            <w:webHidden/>
          </w:rPr>
        </w:r>
        <w:r w:rsidR="00803530">
          <w:rPr>
            <w:noProof/>
            <w:webHidden/>
          </w:rPr>
          <w:fldChar w:fldCharType="separate"/>
        </w:r>
        <w:r w:rsidR="006B7EC0">
          <w:rPr>
            <w:noProof/>
            <w:webHidden/>
          </w:rPr>
          <w:t>5</w:t>
        </w:r>
        <w:r w:rsidR="00803530">
          <w:rPr>
            <w:noProof/>
            <w:webHidden/>
          </w:rPr>
          <w:fldChar w:fldCharType="end"/>
        </w:r>
      </w:hyperlink>
    </w:p>
    <w:p w14:paraId="0E6F61AB" w14:textId="7615E82D" w:rsidR="00803530" w:rsidRDefault="00000000">
      <w:pPr>
        <w:pStyle w:val="TOC1"/>
        <w:tabs>
          <w:tab w:val="left" w:pos="440"/>
          <w:tab w:val="right" w:leader="dot" w:pos="9984"/>
        </w:tabs>
        <w:rPr>
          <w:rFonts w:eastAsiaTheme="minorEastAsia"/>
          <w:noProof/>
          <w:lang w:val="en-IN" w:eastAsia="en-IN"/>
        </w:rPr>
      </w:pPr>
      <w:hyperlink w:anchor="_Toc89705677" w:history="1">
        <w:r w:rsidR="00803530" w:rsidRPr="006A35AE">
          <w:rPr>
            <w:rStyle w:val="Hyperlink"/>
            <w:noProof/>
          </w:rPr>
          <w:t>I.</w:t>
        </w:r>
        <w:r w:rsidR="00803530">
          <w:rPr>
            <w:rFonts w:eastAsiaTheme="minorEastAsia"/>
            <w:noProof/>
            <w:lang w:val="en-IN" w:eastAsia="en-IN"/>
          </w:rPr>
          <w:tab/>
        </w:r>
        <w:r w:rsidR="00803530" w:rsidRPr="006A35AE">
          <w:rPr>
            <w:rStyle w:val="Hyperlink"/>
            <w:noProof/>
          </w:rPr>
          <w:t>Functional Description of Features and Function</w:t>
        </w:r>
        <w:r w:rsidR="00803530">
          <w:rPr>
            <w:noProof/>
            <w:webHidden/>
          </w:rPr>
          <w:tab/>
        </w:r>
        <w:r w:rsidR="00803530">
          <w:rPr>
            <w:noProof/>
            <w:webHidden/>
          </w:rPr>
          <w:fldChar w:fldCharType="begin"/>
        </w:r>
        <w:r w:rsidR="00803530">
          <w:rPr>
            <w:noProof/>
            <w:webHidden/>
          </w:rPr>
          <w:instrText xml:space="preserve"> PAGEREF _Toc89705677 \h </w:instrText>
        </w:r>
        <w:r w:rsidR="00803530">
          <w:rPr>
            <w:noProof/>
            <w:webHidden/>
          </w:rPr>
        </w:r>
        <w:r w:rsidR="00803530">
          <w:rPr>
            <w:noProof/>
            <w:webHidden/>
          </w:rPr>
          <w:fldChar w:fldCharType="separate"/>
        </w:r>
        <w:r w:rsidR="006B7EC0">
          <w:rPr>
            <w:noProof/>
            <w:webHidden/>
          </w:rPr>
          <w:t>6</w:t>
        </w:r>
        <w:r w:rsidR="00803530">
          <w:rPr>
            <w:noProof/>
            <w:webHidden/>
          </w:rPr>
          <w:fldChar w:fldCharType="end"/>
        </w:r>
      </w:hyperlink>
    </w:p>
    <w:p w14:paraId="6202A5E0" w14:textId="5A36C9F7" w:rsidR="00803530" w:rsidRDefault="00000000">
      <w:pPr>
        <w:pStyle w:val="TOC2"/>
        <w:tabs>
          <w:tab w:val="right" w:leader="dot" w:pos="9984"/>
        </w:tabs>
        <w:rPr>
          <w:rFonts w:eastAsiaTheme="minorEastAsia"/>
          <w:noProof/>
          <w:lang w:val="en-IN" w:eastAsia="en-IN"/>
        </w:rPr>
      </w:pPr>
      <w:hyperlink w:anchor="_Toc89705678" w:history="1">
        <w:r w:rsidR="00803530" w:rsidRPr="006A35AE">
          <w:rPr>
            <w:rStyle w:val="Hyperlink"/>
            <w:rFonts w:ascii="Univers 45 Light" w:eastAsia="Times New Roman" w:hAnsi="Univers 45 Light" w:cs="Times New Roman"/>
            <w:b/>
            <w:noProof/>
          </w:rPr>
          <w:t>Business Requirement &amp; High-Level Process Flow</w:t>
        </w:r>
        <w:r w:rsidR="00803530">
          <w:rPr>
            <w:noProof/>
            <w:webHidden/>
          </w:rPr>
          <w:tab/>
        </w:r>
        <w:r w:rsidR="00803530">
          <w:rPr>
            <w:noProof/>
            <w:webHidden/>
          </w:rPr>
          <w:fldChar w:fldCharType="begin"/>
        </w:r>
        <w:r w:rsidR="00803530">
          <w:rPr>
            <w:noProof/>
            <w:webHidden/>
          </w:rPr>
          <w:instrText xml:space="preserve"> PAGEREF _Toc89705678 \h </w:instrText>
        </w:r>
        <w:r w:rsidR="00803530">
          <w:rPr>
            <w:noProof/>
            <w:webHidden/>
          </w:rPr>
        </w:r>
        <w:r w:rsidR="00803530">
          <w:rPr>
            <w:noProof/>
            <w:webHidden/>
          </w:rPr>
          <w:fldChar w:fldCharType="separate"/>
        </w:r>
        <w:r w:rsidR="006B7EC0">
          <w:rPr>
            <w:noProof/>
            <w:webHidden/>
          </w:rPr>
          <w:t>6</w:t>
        </w:r>
        <w:r w:rsidR="00803530">
          <w:rPr>
            <w:noProof/>
            <w:webHidden/>
          </w:rPr>
          <w:fldChar w:fldCharType="end"/>
        </w:r>
      </w:hyperlink>
    </w:p>
    <w:p w14:paraId="1AA26A87" w14:textId="25DABA25" w:rsidR="00803530" w:rsidRDefault="00000000">
      <w:pPr>
        <w:pStyle w:val="TOC1"/>
        <w:tabs>
          <w:tab w:val="left" w:pos="440"/>
          <w:tab w:val="right" w:leader="dot" w:pos="9984"/>
        </w:tabs>
        <w:rPr>
          <w:rFonts w:eastAsiaTheme="minorEastAsia"/>
          <w:noProof/>
          <w:lang w:val="en-IN" w:eastAsia="en-IN"/>
        </w:rPr>
      </w:pPr>
      <w:hyperlink w:anchor="_Toc89705679" w:history="1">
        <w:r w:rsidR="00803530" w:rsidRPr="006A35AE">
          <w:rPr>
            <w:rStyle w:val="Hyperlink"/>
            <w:noProof/>
          </w:rPr>
          <w:t>II.</w:t>
        </w:r>
        <w:r w:rsidR="00803530">
          <w:rPr>
            <w:rFonts w:eastAsiaTheme="minorEastAsia"/>
            <w:noProof/>
            <w:lang w:val="en-IN" w:eastAsia="en-IN"/>
          </w:rPr>
          <w:tab/>
        </w:r>
        <w:r w:rsidR="00803530" w:rsidRPr="006A35AE">
          <w:rPr>
            <w:rStyle w:val="Hyperlink"/>
            <w:noProof/>
          </w:rPr>
          <w:t>Enhancement</w:t>
        </w:r>
        <w:r w:rsidR="00803530">
          <w:rPr>
            <w:noProof/>
            <w:webHidden/>
          </w:rPr>
          <w:tab/>
        </w:r>
        <w:r w:rsidR="00803530">
          <w:rPr>
            <w:noProof/>
            <w:webHidden/>
          </w:rPr>
          <w:fldChar w:fldCharType="begin"/>
        </w:r>
        <w:r w:rsidR="00803530">
          <w:rPr>
            <w:noProof/>
            <w:webHidden/>
          </w:rPr>
          <w:instrText xml:space="preserve"> PAGEREF _Toc89705679 \h </w:instrText>
        </w:r>
        <w:r w:rsidR="00803530">
          <w:rPr>
            <w:noProof/>
            <w:webHidden/>
          </w:rPr>
        </w:r>
        <w:r w:rsidR="00803530">
          <w:rPr>
            <w:noProof/>
            <w:webHidden/>
          </w:rPr>
          <w:fldChar w:fldCharType="separate"/>
        </w:r>
        <w:r w:rsidR="006B7EC0">
          <w:rPr>
            <w:noProof/>
            <w:webHidden/>
          </w:rPr>
          <w:t>7</w:t>
        </w:r>
        <w:r w:rsidR="00803530">
          <w:rPr>
            <w:noProof/>
            <w:webHidden/>
          </w:rPr>
          <w:fldChar w:fldCharType="end"/>
        </w:r>
      </w:hyperlink>
    </w:p>
    <w:p w14:paraId="63DD82F3" w14:textId="25BE4EBD" w:rsidR="00803530" w:rsidRDefault="00000000">
      <w:pPr>
        <w:pStyle w:val="TOC2"/>
        <w:tabs>
          <w:tab w:val="left" w:pos="660"/>
          <w:tab w:val="right" w:leader="dot" w:pos="9984"/>
        </w:tabs>
        <w:rPr>
          <w:rFonts w:eastAsiaTheme="minorEastAsia"/>
          <w:noProof/>
          <w:lang w:val="en-IN" w:eastAsia="en-IN"/>
        </w:rPr>
      </w:pPr>
      <w:hyperlink w:anchor="_Toc89705680" w:history="1">
        <w:r w:rsidR="00803530" w:rsidRPr="006A35AE">
          <w:rPr>
            <w:rStyle w:val="Hyperlink"/>
            <w:noProof/>
          </w:rPr>
          <w:t>A.</w:t>
        </w:r>
        <w:r w:rsidR="00803530">
          <w:rPr>
            <w:rFonts w:eastAsiaTheme="minorEastAsia"/>
            <w:noProof/>
            <w:lang w:val="en-IN" w:eastAsia="en-IN"/>
          </w:rPr>
          <w:tab/>
        </w:r>
        <w:r w:rsidR="00803530" w:rsidRPr="006A35AE">
          <w:rPr>
            <w:rStyle w:val="Hyperlink"/>
            <w:noProof/>
          </w:rPr>
          <w:t>Technical Details</w:t>
        </w:r>
        <w:r w:rsidR="00803530">
          <w:rPr>
            <w:noProof/>
            <w:webHidden/>
          </w:rPr>
          <w:tab/>
        </w:r>
        <w:r w:rsidR="00803530">
          <w:rPr>
            <w:noProof/>
            <w:webHidden/>
          </w:rPr>
          <w:fldChar w:fldCharType="begin"/>
        </w:r>
        <w:r w:rsidR="00803530">
          <w:rPr>
            <w:noProof/>
            <w:webHidden/>
          </w:rPr>
          <w:instrText xml:space="preserve"> PAGEREF _Toc89705680 \h </w:instrText>
        </w:r>
        <w:r w:rsidR="00803530">
          <w:rPr>
            <w:noProof/>
            <w:webHidden/>
          </w:rPr>
        </w:r>
        <w:r w:rsidR="00803530">
          <w:rPr>
            <w:noProof/>
            <w:webHidden/>
          </w:rPr>
          <w:fldChar w:fldCharType="separate"/>
        </w:r>
        <w:r w:rsidR="006B7EC0">
          <w:rPr>
            <w:noProof/>
            <w:webHidden/>
          </w:rPr>
          <w:t>7</w:t>
        </w:r>
        <w:r w:rsidR="00803530">
          <w:rPr>
            <w:noProof/>
            <w:webHidden/>
          </w:rPr>
          <w:fldChar w:fldCharType="end"/>
        </w:r>
      </w:hyperlink>
    </w:p>
    <w:p w14:paraId="43F5902D" w14:textId="66C41B05" w:rsidR="00803530" w:rsidRDefault="00000000">
      <w:pPr>
        <w:pStyle w:val="TOC2"/>
        <w:tabs>
          <w:tab w:val="left" w:pos="660"/>
          <w:tab w:val="right" w:leader="dot" w:pos="9984"/>
        </w:tabs>
        <w:rPr>
          <w:rFonts w:eastAsiaTheme="minorEastAsia"/>
          <w:noProof/>
          <w:lang w:val="en-IN" w:eastAsia="en-IN"/>
        </w:rPr>
      </w:pPr>
      <w:hyperlink w:anchor="_Toc89705681" w:history="1">
        <w:r w:rsidR="00803530" w:rsidRPr="006A35AE">
          <w:rPr>
            <w:rStyle w:val="Hyperlink"/>
            <w:noProof/>
          </w:rPr>
          <w:t>B.</w:t>
        </w:r>
        <w:r w:rsidR="00803530">
          <w:rPr>
            <w:rFonts w:eastAsiaTheme="minorEastAsia"/>
            <w:noProof/>
            <w:lang w:val="en-IN" w:eastAsia="en-IN"/>
          </w:rPr>
          <w:tab/>
        </w:r>
        <w:r w:rsidR="00803530" w:rsidRPr="006A35AE">
          <w:rPr>
            <w:rStyle w:val="Hyperlink"/>
            <w:noProof/>
          </w:rPr>
          <w:t>Enhancement Techniques</w:t>
        </w:r>
        <w:r w:rsidR="00803530">
          <w:rPr>
            <w:noProof/>
            <w:webHidden/>
          </w:rPr>
          <w:tab/>
        </w:r>
        <w:r w:rsidR="00803530">
          <w:rPr>
            <w:noProof/>
            <w:webHidden/>
          </w:rPr>
          <w:fldChar w:fldCharType="begin"/>
        </w:r>
        <w:r w:rsidR="00803530">
          <w:rPr>
            <w:noProof/>
            <w:webHidden/>
          </w:rPr>
          <w:instrText xml:space="preserve"> PAGEREF _Toc89705681 \h </w:instrText>
        </w:r>
        <w:r w:rsidR="00803530">
          <w:rPr>
            <w:noProof/>
            <w:webHidden/>
          </w:rPr>
        </w:r>
        <w:r w:rsidR="00803530">
          <w:rPr>
            <w:noProof/>
            <w:webHidden/>
          </w:rPr>
          <w:fldChar w:fldCharType="separate"/>
        </w:r>
        <w:r w:rsidR="006B7EC0">
          <w:rPr>
            <w:noProof/>
            <w:webHidden/>
          </w:rPr>
          <w:t>9</w:t>
        </w:r>
        <w:r w:rsidR="00803530">
          <w:rPr>
            <w:noProof/>
            <w:webHidden/>
          </w:rPr>
          <w:fldChar w:fldCharType="end"/>
        </w:r>
      </w:hyperlink>
    </w:p>
    <w:p w14:paraId="3EA8D767" w14:textId="1247349A" w:rsidR="00803530" w:rsidRDefault="00000000">
      <w:pPr>
        <w:pStyle w:val="TOC2"/>
        <w:tabs>
          <w:tab w:val="left" w:pos="660"/>
          <w:tab w:val="right" w:leader="dot" w:pos="9984"/>
        </w:tabs>
        <w:rPr>
          <w:rFonts w:eastAsiaTheme="minorEastAsia"/>
          <w:noProof/>
          <w:lang w:val="en-IN" w:eastAsia="en-IN"/>
        </w:rPr>
      </w:pPr>
      <w:hyperlink w:anchor="_Toc89705682" w:history="1">
        <w:r w:rsidR="00803530" w:rsidRPr="006A35AE">
          <w:rPr>
            <w:rStyle w:val="Hyperlink"/>
            <w:noProof/>
          </w:rPr>
          <w:t>C.</w:t>
        </w:r>
        <w:r w:rsidR="00803530">
          <w:rPr>
            <w:rFonts w:eastAsiaTheme="minorEastAsia"/>
            <w:noProof/>
            <w:lang w:val="en-IN" w:eastAsia="en-IN"/>
          </w:rPr>
          <w:tab/>
        </w:r>
        <w:r w:rsidR="00803530" w:rsidRPr="006A35AE">
          <w:rPr>
            <w:rStyle w:val="Hyperlink"/>
            <w:noProof/>
          </w:rPr>
          <w:t>Enhancement Additional Information and attachments</w:t>
        </w:r>
        <w:r w:rsidR="00803530">
          <w:rPr>
            <w:noProof/>
            <w:webHidden/>
          </w:rPr>
          <w:tab/>
        </w:r>
        <w:r w:rsidR="00803530">
          <w:rPr>
            <w:noProof/>
            <w:webHidden/>
          </w:rPr>
          <w:fldChar w:fldCharType="begin"/>
        </w:r>
        <w:r w:rsidR="00803530">
          <w:rPr>
            <w:noProof/>
            <w:webHidden/>
          </w:rPr>
          <w:instrText xml:space="preserve"> PAGEREF _Toc89705682 \h </w:instrText>
        </w:r>
        <w:r w:rsidR="00803530">
          <w:rPr>
            <w:noProof/>
            <w:webHidden/>
          </w:rPr>
        </w:r>
        <w:r w:rsidR="00803530">
          <w:rPr>
            <w:noProof/>
            <w:webHidden/>
          </w:rPr>
          <w:fldChar w:fldCharType="separate"/>
        </w:r>
        <w:r w:rsidR="006B7EC0">
          <w:rPr>
            <w:noProof/>
            <w:webHidden/>
          </w:rPr>
          <w:t>15</w:t>
        </w:r>
        <w:r w:rsidR="00803530">
          <w:rPr>
            <w:noProof/>
            <w:webHidden/>
          </w:rPr>
          <w:fldChar w:fldCharType="end"/>
        </w:r>
      </w:hyperlink>
    </w:p>
    <w:p w14:paraId="6E5C6813" w14:textId="7DA76344" w:rsidR="00803530" w:rsidRDefault="00000000">
      <w:pPr>
        <w:pStyle w:val="TOC1"/>
        <w:tabs>
          <w:tab w:val="left" w:pos="660"/>
          <w:tab w:val="right" w:leader="dot" w:pos="9984"/>
        </w:tabs>
        <w:rPr>
          <w:rFonts w:eastAsiaTheme="minorEastAsia"/>
          <w:noProof/>
          <w:lang w:val="en-IN" w:eastAsia="en-IN"/>
        </w:rPr>
      </w:pPr>
      <w:hyperlink w:anchor="_Toc89705683" w:history="1">
        <w:r w:rsidR="00803530" w:rsidRPr="006A35AE">
          <w:rPr>
            <w:rStyle w:val="Hyperlink"/>
            <w:noProof/>
          </w:rPr>
          <w:t>III.</w:t>
        </w:r>
        <w:r w:rsidR="00803530">
          <w:rPr>
            <w:rFonts w:eastAsiaTheme="minorEastAsia"/>
            <w:noProof/>
            <w:lang w:val="en-IN" w:eastAsia="en-IN"/>
          </w:rPr>
          <w:tab/>
        </w:r>
        <w:r w:rsidR="00803530" w:rsidRPr="006A35AE">
          <w:rPr>
            <w:rStyle w:val="Hyperlink"/>
            <w:noProof/>
          </w:rPr>
          <w:t>Unit Test Plan</w:t>
        </w:r>
        <w:r w:rsidR="00803530">
          <w:rPr>
            <w:noProof/>
            <w:webHidden/>
          </w:rPr>
          <w:tab/>
        </w:r>
        <w:r w:rsidR="00803530">
          <w:rPr>
            <w:noProof/>
            <w:webHidden/>
          </w:rPr>
          <w:fldChar w:fldCharType="begin"/>
        </w:r>
        <w:r w:rsidR="00803530">
          <w:rPr>
            <w:noProof/>
            <w:webHidden/>
          </w:rPr>
          <w:instrText xml:space="preserve"> PAGEREF _Toc89705683 \h </w:instrText>
        </w:r>
        <w:r w:rsidR="00803530">
          <w:rPr>
            <w:noProof/>
            <w:webHidden/>
          </w:rPr>
        </w:r>
        <w:r w:rsidR="00803530">
          <w:rPr>
            <w:noProof/>
            <w:webHidden/>
          </w:rPr>
          <w:fldChar w:fldCharType="separate"/>
        </w:r>
        <w:r w:rsidR="006B7EC0">
          <w:rPr>
            <w:noProof/>
            <w:webHidden/>
          </w:rPr>
          <w:t>18</w:t>
        </w:r>
        <w:r w:rsidR="00803530">
          <w:rPr>
            <w:noProof/>
            <w:webHidden/>
          </w:rPr>
          <w:fldChar w:fldCharType="end"/>
        </w:r>
      </w:hyperlink>
    </w:p>
    <w:p w14:paraId="6A11A30D" w14:textId="7BFDCF82" w:rsidR="00803530" w:rsidRDefault="00000000">
      <w:pPr>
        <w:pStyle w:val="TOC1"/>
        <w:tabs>
          <w:tab w:val="left" w:pos="660"/>
          <w:tab w:val="right" w:leader="dot" w:pos="9984"/>
        </w:tabs>
        <w:rPr>
          <w:rFonts w:eastAsiaTheme="minorEastAsia"/>
          <w:noProof/>
          <w:lang w:val="en-IN" w:eastAsia="en-IN"/>
        </w:rPr>
      </w:pPr>
      <w:hyperlink w:anchor="_Toc89705684" w:history="1">
        <w:r w:rsidR="00803530" w:rsidRPr="006A35AE">
          <w:rPr>
            <w:rStyle w:val="Hyperlink"/>
            <w:noProof/>
          </w:rPr>
          <w:t>IV.</w:t>
        </w:r>
        <w:r w:rsidR="00803530">
          <w:rPr>
            <w:rFonts w:eastAsiaTheme="minorEastAsia"/>
            <w:noProof/>
            <w:lang w:val="en-IN" w:eastAsia="en-IN"/>
          </w:rPr>
          <w:tab/>
        </w:r>
        <w:r w:rsidR="00803530" w:rsidRPr="006A35AE">
          <w:rPr>
            <w:rStyle w:val="Hyperlink"/>
            <w:noProof/>
          </w:rPr>
          <w:t>Appendix</w:t>
        </w:r>
        <w:r w:rsidR="00803530">
          <w:rPr>
            <w:noProof/>
            <w:webHidden/>
          </w:rPr>
          <w:tab/>
        </w:r>
        <w:r w:rsidR="00803530">
          <w:rPr>
            <w:noProof/>
            <w:webHidden/>
          </w:rPr>
          <w:fldChar w:fldCharType="begin"/>
        </w:r>
        <w:r w:rsidR="00803530">
          <w:rPr>
            <w:noProof/>
            <w:webHidden/>
          </w:rPr>
          <w:instrText xml:space="preserve"> PAGEREF _Toc89705684 \h </w:instrText>
        </w:r>
        <w:r w:rsidR="00803530">
          <w:rPr>
            <w:noProof/>
            <w:webHidden/>
          </w:rPr>
        </w:r>
        <w:r w:rsidR="00803530">
          <w:rPr>
            <w:noProof/>
            <w:webHidden/>
          </w:rPr>
          <w:fldChar w:fldCharType="separate"/>
        </w:r>
        <w:r w:rsidR="006B7EC0">
          <w:rPr>
            <w:noProof/>
            <w:webHidden/>
          </w:rPr>
          <w:t>22</w:t>
        </w:r>
        <w:r w:rsidR="00803530">
          <w:rPr>
            <w:noProof/>
            <w:webHidden/>
          </w:rPr>
          <w:fldChar w:fldCharType="end"/>
        </w:r>
      </w:hyperlink>
    </w:p>
    <w:p w14:paraId="3701052D" w14:textId="41A91731" w:rsidR="00464D8E" w:rsidRDefault="00584DCB">
      <w:r>
        <w:fldChar w:fldCharType="end"/>
      </w:r>
    </w:p>
    <w:p w14:paraId="6831069C" w14:textId="38F8CBAE" w:rsidR="00861697" w:rsidRDefault="00861697"/>
    <w:p w14:paraId="3BAA97BF" w14:textId="4F445164" w:rsidR="000F3A2F" w:rsidRDefault="000F3A2F">
      <w:r>
        <w:br w:type="page"/>
      </w:r>
    </w:p>
    <w:p w14:paraId="4F0F9801" w14:textId="5496CFE3" w:rsidR="0095653E" w:rsidRDefault="0095653E" w:rsidP="0095653E">
      <w:pPr>
        <w:pStyle w:val="Heading1"/>
        <w:numPr>
          <w:ilvl w:val="0"/>
          <w:numId w:val="1"/>
        </w:numPr>
        <w:tabs>
          <w:tab w:val="left" w:pos="360"/>
        </w:tabs>
        <w:ind w:left="360" w:hanging="360"/>
      </w:pPr>
      <w:bookmarkStart w:id="2" w:name="_Toc24722247"/>
      <w:bookmarkStart w:id="3" w:name="_Toc89705677"/>
      <w:r>
        <w:lastRenderedPageBreak/>
        <w:t>Functional Description of Features and Function</w:t>
      </w:r>
      <w:bookmarkEnd w:id="2"/>
      <w:bookmarkEnd w:id="3"/>
    </w:p>
    <w:p w14:paraId="447CE701" w14:textId="77777777" w:rsidR="00A54ABE" w:rsidRPr="00785991" w:rsidRDefault="00A54ABE" w:rsidP="00A54ABE">
      <w:pPr>
        <w:numPr>
          <w:ilvl w:val="1"/>
          <w:numId w:val="0"/>
        </w:numPr>
        <w:overflowPunct w:val="0"/>
        <w:autoSpaceDE w:val="0"/>
        <w:autoSpaceDN w:val="0"/>
        <w:adjustRightInd w:val="0"/>
        <w:spacing w:before="120" w:after="0" w:line="240" w:lineRule="auto"/>
        <w:textAlignment w:val="baseline"/>
        <w:outlineLvl w:val="1"/>
        <w:rPr>
          <w:rFonts w:ascii="Univers 45 Light" w:eastAsia="Times New Roman" w:hAnsi="Univers 45 Light" w:cs="Times New Roman"/>
          <w:b/>
          <w:szCs w:val="20"/>
        </w:rPr>
      </w:pPr>
      <w:bookmarkStart w:id="4" w:name="_Toc266716458"/>
      <w:bookmarkStart w:id="5" w:name="_Toc32829879"/>
      <w:bookmarkStart w:id="6" w:name="_Toc89705678"/>
      <w:r w:rsidRPr="00785991">
        <w:rPr>
          <w:rFonts w:ascii="Univers 45 Light" w:eastAsia="Times New Roman" w:hAnsi="Univers 45 Light" w:cs="Times New Roman"/>
          <w:b/>
          <w:szCs w:val="20"/>
        </w:rPr>
        <w:t>Business Requirement &amp; High-Level Process Flow</w:t>
      </w:r>
      <w:bookmarkEnd w:id="4"/>
      <w:bookmarkEnd w:id="5"/>
      <w:bookmarkEnd w:id="6"/>
      <w:r w:rsidRPr="00785991">
        <w:rPr>
          <w:rFonts w:ascii="Univers 45 Light" w:eastAsia="Times New Roman" w:hAnsi="Univers 45 Light" w:cs="Times New Roman"/>
          <w:b/>
          <w:szCs w:val="20"/>
        </w:rPr>
        <w:t xml:space="preserve"> </w:t>
      </w:r>
    </w:p>
    <w:p w14:paraId="06B6EAFB" w14:textId="2618D360" w:rsidR="00A54ABE" w:rsidRDefault="00A54ABE" w:rsidP="00A54ABE">
      <w:pPr>
        <w:spacing w:after="0" w:line="240" w:lineRule="auto"/>
        <w:rPr>
          <w:rFonts w:ascii="Univers 45 Light" w:eastAsia="SimSun" w:hAnsi="Univers 45 Light" w:cs="Times New Roman"/>
          <w:szCs w:val="32"/>
        </w:rPr>
      </w:pPr>
    </w:p>
    <w:p w14:paraId="5C013489" w14:textId="79E68986" w:rsidR="004F5C31" w:rsidRDefault="004F5C31" w:rsidP="004F5C31">
      <w:pPr>
        <w:jc w:val="both"/>
      </w:pPr>
      <w:r>
        <w:t xml:space="preserve">Elanco UK needs the ability to evenly distribute most of the products among the wholesalers/direct customers. There are scenarios where the customers may need to be overallocated with some products. This happens based on approval process which is outside SAP system. Whenever the order quantity in the sales order is modified based on the approval process that governs how much quantity the customer needs to be allocated to, the remaining quantity (if any) should be put as a new line </w:t>
      </w:r>
      <w:proofErr w:type="gramStart"/>
      <w:r>
        <w:t>item</w:t>
      </w:r>
      <w:proofErr w:type="gramEnd"/>
      <w:r>
        <w:t xml:space="preserve"> and it is rejected. This helps in tracking the customer requested quantity and how much quantity was actually allocated. </w:t>
      </w:r>
    </w:p>
    <w:p w14:paraId="1CA33874" w14:textId="241D7A30" w:rsidR="00D3228A" w:rsidRDefault="004F5C31" w:rsidP="00F229B8">
      <w:pPr>
        <w:jc w:val="both"/>
      </w:pPr>
      <w:r>
        <w:t>The customers/products that are not part of product allocation process, will have the stock confirmed based on first come first serve basis.</w:t>
      </w:r>
    </w:p>
    <w:p w14:paraId="19E55184" w14:textId="77777777" w:rsidR="00F229B8" w:rsidRPr="00F229B8" w:rsidRDefault="00F229B8" w:rsidP="00F229B8">
      <w:pPr>
        <w:jc w:val="both"/>
      </w:pPr>
    </w:p>
    <w:p w14:paraId="7AF2921F" w14:textId="4E09EB1F" w:rsidR="002C44D3" w:rsidRDefault="00464D8E" w:rsidP="002C44D3">
      <w:pPr>
        <w:pStyle w:val="ListParagraph"/>
        <w:numPr>
          <w:ilvl w:val="0"/>
          <w:numId w:val="2"/>
        </w:numPr>
      </w:pPr>
      <w:r>
        <w:t>Dependencies</w:t>
      </w:r>
    </w:p>
    <w:p w14:paraId="0E26B90A" w14:textId="325F155F" w:rsidR="00A71EC5" w:rsidRDefault="00A71EC5" w:rsidP="00A71EC5">
      <w:pPr>
        <w:pStyle w:val="ListParagraph"/>
        <w:numPr>
          <w:ilvl w:val="0"/>
          <w:numId w:val="39"/>
        </w:numPr>
        <w:spacing w:after="0" w:line="240" w:lineRule="auto"/>
      </w:pPr>
      <w:r>
        <w:t xml:space="preserve">Product allocation is activated in the S/4 </w:t>
      </w:r>
      <w:proofErr w:type="gramStart"/>
      <w:r>
        <w:t>platform</w:t>
      </w:r>
      <w:proofErr w:type="gramEnd"/>
    </w:p>
    <w:p w14:paraId="7E95657C" w14:textId="77777777" w:rsidR="00A71EC5" w:rsidRDefault="00A71EC5" w:rsidP="00A71EC5">
      <w:pPr>
        <w:pStyle w:val="ListParagraph"/>
        <w:numPr>
          <w:ilvl w:val="0"/>
          <w:numId w:val="39"/>
        </w:numPr>
        <w:spacing w:after="0" w:line="240" w:lineRule="auto"/>
      </w:pPr>
      <w:r>
        <w:t xml:space="preserve">Product allocation configuration is complete via </w:t>
      </w:r>
      <w:proofErr w:type="gramStart"/>
      <w:r>
        <w:t>FIORI</w:t>
      </w:r>
      <w:proofErr w:type="gramEnd"/>
    </w:p>
    <w:p w14:paraId="4463305F" w14:textId="77777777" w:rsidR="00A71EC5" w:rsidRDefault="00A71EC5" w:rsidP="00A71EC5">
      <w:pPr>
        <w:pStyle w:val="ListParagraph"/>
        <w:numPr>
          <w:ilvl w:val="0"/>
          <w:numId w:val="39"/>
        </w:numPr>
        <w:spacing w:after="0" w:line="240" w:lineRule="auto"/>
      </w:pPr>
      <w:r>
        <w:t xml:space="preserve">Product Allocation Planning data is maintained correctly via </w:t>
      </w:r>
      <w:proofErr w:type="gramStart"/>
      <w:r>
        <w:t>FIORI</w:t>
      </w:r>
      <w:proofErr w:type="gramEnd"/>
      <w:r>
        <w:t xml:space="preserve"> </w:t>
      </w:r>
    </w:p>
    <w:p w14:paraId="6A30832F" w14:textId="77777777" w:rsidR="00D3228A" w:rsidRDefault="00D3228A" w:rsidP="00D3228A">
      <w:pPr>
        <w:pStyle w:val="ListParagraph"/>
      </w:pPr>
    </w:p>
    <w:p w14:paraId="48CA4884" w14:textId="01F6FA72" w:rsidR="002C44D3" w:rsidRDefault="00464D8E" w:rsidP="002C44D3">
      <w:pPr>
        <w:pStyle w:val="ListParagraph"/>
        <w:numPr>
          <w:ilvl w:val="0"/>
          <w:numId w:val="2"/>
        </w:numPr>
      </w:pPr>
      <w:r>
        <w:t>Assumptions</w:t>
      </w:r>
    </w:p>
    <w:p w14:paraId="5B2A8546" w14:textId="1D74C93A" w:rsidR="006967B2" w:rsidRPr="006967B2" w:rsidRDefault="00D3228A" w:rsidP="00E35332">
      <w:pPr>
        <w:pStyle w:val="ListParagraph"/>
        <w:spacing w:after="0" w:line="240" w:lineRule="auto"/>
        <w:rPr>
          <w:rFonts w:ascii="Univers 45 Light" w:eastAsia="SimSun" w:hAnsi="Univers 45 Light" w:cs="Times New Roman"/>
          <w:szCs w:val="32"/>
          <w:lang w:eastAsia="zh-CN"/>
        </w:rPr>
      </w:pPr>
      <w:r>
        <w:rPr>
          <w:rFonts w:ascii="Univers 45 Light" w:eastAsia="SimSun" w:hAnsi="Univers 45 Light" w:cs="Times New Roman"/>
          <w:szCs w:val="32"/>
          <w:lang w:eastAsia="zh-CN"/>
        </w:rPr>
        <w:t>N/A</w:t>
      </w:r>
    </w:p>
    <w:p w14:paraId="71730AE4" w14:textId="77777777" w:rsidR="002C44D3" w:rsidRDefault="002C44D3" w:rsidP="002C44D3">
      <w:pPr>
        <w:pStyle w:val="ListParagraph"/>
      </w:pPr>
    </w:p>
    <w:p w14:paraId="5CA81EFF" w14:textId="339BD9F3" w:rsidR="002C44D3" w:rsidRDefault="002C44D3" w:rsidP="002C44D3">
      <w:pPr>
        <w:pStyle w:val="ListParagraph"/>
        <w:numPr>
          <w:ilvl w:val="0"/>
          <w:numId w:val="2"/>
        </w:numPr>
      </w:pPr>
      <w:r>
        <w:t>S</w:t>
      </w:r>
      <w:r w:rsidR="00464D8E">
        <w:t>ecurity and Authorization Matters</w:t>
      </w:r>
    </w:p>
    <w:p w14:paraId="7D04FCB7" w14:textId="36EF629A" w:rsidR="00BE5012" w:rsidRDefault="00D3228A" w:rsidP="00D3228A">
      <w:pPr>
        <w:ind w:left="720"/>
      </w:pPr>
      <w:r>
        <w:t>N/A</w:t>
      </w:r>
    </w:p>
    <w:p w14:paraId="25D0773E" w14:textId="480D41F7" w:rsidR="00464D8E" w:rsidRDefault="00464D8E" w:rsidP="002C44D3">
      <w:pPr>
        <w:pStyle w:val="ListParagraph"/>
        <w:numPr>
          <w:ilvl w:val="0"/>
          <w:numId w:val="2"/>
        </w:numPr>
      </w:pPr>
      <w:r>
        <w:t>Error Handling</w:t>
      </w:r>
    </w:p>
    <w:p w14:paraId="3FA87A0C" w14:textId="341A298A" w:rsidR="002C44D3" w:rsidRPr="00D3228A" w:rsidRDefault="00D3228A" w:rsidP="00D3228A">
      <w:pPr>
        <w:pStyle w:val="ListParagraph"/>
      </w:pPr>
      <w:r w:rsidRPr="00D3228A">
        <w:t>N/A</w:t>
      </w:r>
    </w:p>
    <w:tbl>
      <w:tblPr>
        <w:tblW w:w="9352" w:type="dxa"/>
        <w:tblBorders>
          <w:top w:val="single" w:sz="12" w:space="0" w:color="auto"/>
          <w:left w:val="single" w:sz="12" w:space="0" w:color="auto"/>
          <w:bottom w:val="single" w:sz="12" w:space="0" w:color="auto"/>
          <w:right w:val="single" w:sz="6" w:space="0" w:color="auto"/>
        </w:tblBorders>
        <w:tblLayout w:type="fixed"/>
        <w:tblLook w:val="0000" w:firstRow="0" w:lastRow="0" w:firstColumn="0" w:lastColumn="0" w:noHBand="0" w:noVBand="0"/>
      </w:tblPr>
      <w:tblGrid>
        <w:gridCol w:w="1818"/>
        <w:gridCol w:w="2520"/>
        <w:gridCol w:w="5014"/>
      </w:tblGrid>
      <w:tr w:rsidR="00126E61" w:rsidRPr="009079FD" w14:paraId="10E644FF" w14:textId="77777777" w:rsidTr="00126E61">
        <w:tc>
          <w:tcPr>
            <w:tcW w:w="1818" w:type="dxa"/>
            <w:tcBorders>
              <w:top w:val="single" w:sz="6" w:space="0" w:color="auto"/>
              <w:left w:val="single" w:sz="6" w:space="0" w:color="auto"/>
              <w:bottom w:val="single" w:sz="6" w:space="0" w:color="auto"/>
              <w:right w:val="single" w:sz="6" w:space="0" w:color="auto"/>
            </w:tcBorders>
            <w:shd w:val="clear" w:color="auto" w:fill="B4C6E7" w:themeFill="accent1" w:themeFillTint="66"/>
          </w:tcPr>
          <w:p w14:paraId="3922329C" w14:textId="77777777" w:rsidR="00126E61" w:rsidRPr="009079FD" w:rsidRDefault="00126E61" w:rsidP="004C41C5">
            <w:pPr>
              <w:tabs>
                <w:tab w:val="left" w:pos="7200"/>
              </w:tabs>
              <w:rPr>
                <w:rFonts w:cs="Arial"/>
                <w:b/>
                <w:bCs/>
              </w:rPr>
            </w:pPr>
            <w:r w:rsidRPr="009079FD">
              <w:rPr>
                <w:rFonts w:cs="Arial"/>
                <w:b/>
                <w:bCs/>
              </w:rPr>
              <w:t xml:space="preserve">Error Message Number </w:t>
            </w:r>
          </w:p>
        </w:tc>
        <w:tc>
          <w:tcPr>
            <w:tcW w:w="2520" w:type="dxa"/>
            <w:tcBorders>
              <w:top w:val="single" w:sz="6" w:space="0" w:color="auto"/>
              <w:left w:val="single" w:sz="6" w:space="0" w:color="auto"/>
              <w:bottom w:val="single" w:sz="6" w:space="0" w:color="auto"/>
              <w:right w:val="single" w:sz="6" w:space="0" w:color="auto"/>
            </w:tcBorders>
            <w:shd w:val="clear" w:color="auto" w:fill="B4C6E7" w:themeFill="accent1" w:themeFillTint="66"/>
          </w:tcPr>
          <w:p w14:paraId="6FFC4BB5" w14:textId="2C8529B6" w:rsidR="00126E61" w:rsidRPr="009079FD" w:rsidRDefault="00126E61" w:rsidP="004C41C5">
            <w:pPr>
              <w:tabs>
                <w:tab w:val="left" w:pos="7200"/>
              </w:tabs>
              <w:rPr>
                <w:rFonts w:cs="Arial"/>
                <w:b/>
                <w:bCs/>
              </w:rPr>
            </w:pPr>
            <w:r w:rsidRPr="009079FD">
              <w:rPr>
                <w:rFonts w:cs="Arial"/>
                <w:b/>
                <w:bCs/>
              </w:rPr>
              <w:t xml:space="preserve">Error Message </w:t>
            </w:r>
            <w:r w:rsidR="00B62F91">
              <w:rPr>
                <w:rFonts w:cs="Arial"/>
                <w:b/>
                <w:bCs/>
              </w:rPr>
              <w:t>TEXT</w:t>
            </w:r>
            <w:r w:rsidRPr="009079FD">
              <w:rPr>
                <w:rFonts w:cs="Arial"/>
                <w:b/>
                <w:bCs/>
              </w:rPr>
              <w:t xml:space="preserve"> (70 characters)</w:t>
            </w:r>
          </w:p>
        </w:tc>
        <w:tc>
          <w:tcPr>
            <w:tcW w:w="5014" w:type="dxa"/>
            <w:tcBorders>
              <w:top w:val="single" w:sz="6" w:space="0" w:color="auto"/>
              <w:left w:val="single" w:sz="6" w:space="0" w:color="auto"/>
              <w:bottom w:val="single" w:sz="6" w:space="0" w:color="auto"/>
              <w:right w:val="single" w:sz="6" w:space="0" w:color="auto"/>
            </w:tcBorders>
            <w:shd w:val="clear" w:color="auto" w:fill="B4C6E7" w:themeFill="accent1" w:themeFillTint="66"/>
          </w:tcPr>
          <w:p w14:paraId="3CF15212" w14:textId="77777777" w:rsidR="00126E61" w:rsidRPr="009079FD" w:rsidRDefault="00126E61" w:rsidP="004C41C5">
            <w:pPr>
              <w:tabs>
                <w:tab w:val="left" w:pos="7200"/>
              </w:tabs>
              <w:rPr>
                <w:rFonts w:cs="Arial"/>
                <w:b/>
                <w:bCs/>
              </w:rPr>
            </w:pPr>
            <w:r w:rsidRPr="009079FD">
              <w:rPr>
                <w:rFonts w:cs="Arial"/>
                <w:b/>
                <w:bCs/>
              </w:rPr>
              <w:t>Error Conditions</w:t>
            </w:r>
          </w:p>
        </w:tc>
      </w:tr>
      <w:tr w:rsidR="00126E61" w:rsidRPr="009079FD" w14:paraId="2C018D28" w14:textId="77777777" w:rsidTr="00126E61">
        <w:tc>
          <w:tcPr>
            <w:tcW w:w="1818" w:type="dxa"/>
            <w:tcBorders>
              <w:top w:val="nil"/>
              <w:left w:val="single" w:sz="6" w:space="0" w:color="auto"/>
              <w:bottom w:val="single" w:sz="6" w:space="0" w:color="auto"/>
              <w:right w:val="single" w:sz="6" w:space="0" w:color="auto"/>
            </w:tcBorders>
          </w:tcPr>
          <w:p w14:paraId="6CF1B6E9" w14:textId="77777777" w:rsidR="00126E61" w:rsidRPr="009079FD" w:rsidRDefault="00126E61" w:rsidP="004C41C5">
            <w:pPr>
              <w:tabs>
                <w:tab w:val="left" w:pos="360"/>
                <w:tab w:val="left" w:pos="7200"/>
              </w:tabs>
              <w:rPr>
                <w:rFonts w:cs="Arial"/>
              </w:rPr>
            </w:pPr>
            <w:r w:rsidRPr="009079FD">
              <w:rPr>
                <w:rFonts w:cs="Arial"/>
              </w:rPr>
              <w:t>1.</w:t>
            </w:r>
          </w:p>
        </w:tc>
        <w:tc>
          <w:tcPr>
            <w:tcW w:w="2520" w:type="dxa"/>
            <w:tcBorders>
              <w:top w:val="nil"/>
              <w:left w:val="single" w:sz="6" w:space="0" w:color="auto"/>
              <w:bottom w:val="single" w:sz="6" w:space="0" w:color="auto"/>
              <w:right w:val="single" w:sz="6" w:space="0" w:color="auto"/>
            </w:tcBorders>
          </w:tcPr>
          <w:p w14:paraId="10030567" w14:textId="77777777" w:rsidR="00126E61" w:rsidRPr="009079FD" w:rsidRDefault="00126E61" w:rsidP="004C41C5">
            <w:pPr>
              <w:numPr>
                <w:ilvl w:val="12"/>
                <w:numId w:val="0"/>
              </w:numPr>
              <w:tabs>
                <w:tab w:val="left" w:pos="7200"/>
              </w:tabs>
              <w:rPr>
                <w:rFonts w:cs="Arial"/>
              </w:rPr>
            </w:pPr>
          </w:p>
        </w:tc>
        <w:tc>
          <w:tcPr>
            <w:tcW w:w="5014" w:type="dxa"/>
            <w:tcBorders>
              <w:top w:val="nil"/>
              <w:left w:val="single" w:sz="6" w:space="0" w:color="auto"/>
              <w:bottom w:val="single" w:sz="6" w:space="0" w:color="auto"/>
              <w:right w:val="single" w:sz="6" w:space="0" w:color="auto"/>
            </w:tcBorders>
          </w:tcPr>
          <w:p w14:paraId="5EF30487" w14:textId="77777777" w:rsidR="00126E61" w:rsidRPr="009079FD" w:rsidRDefault="00126E61" w:rsidP="004C41C5">
            <w:pPr>
              <w:numPr>
                <w:ilvl w:val="12"/>
                <w:numId w:val="0"/>
              </w:numPr>
              <w:tabs>
                <w:tab w:val="left" w:pos="7200"/>
              </w:tabs>
              <w:rPr>
                <w:rFonts w:cs="Arial"/>
              </w:rPr>
            </w:pPr>
          </w:p>
        </w:tc>
      </w:tr>
      <w:tr w:rsidR="00126E61" w:rsidRPr="009079FD" w14:paraId="62B7F13D" w14:textId="77777777" w:rsidTr="00126E61">
        <w:tc>
          <w:tcPr>
            <w:tcW w:w="1818" w:type="dxa"/>
            <w:tcBorders>
              <w:top w:val="nil"/>
              <w:left w:val="single" w:sz="6" w:space="0" w:color="auto"/>
              <w:bottom w:val="single" w:sz="6" w:space="0" w:color="auto"/>
              <w:right w:val="single" w:sz="6" w:space="0" w:color="auto"/>
            </w:tcBorders>
          </w:tcPr>
          <w:p w14:paraId="5290F067" w14:textId="77777777" w:rsidR="00126E61" w:rsidRPr="009079FD" w:rsidRDefault="00126E61" w:rsidP="004C41C5">
            <w:pPr>
              <w:tabs>
                <w:tab w:val="left" w:pos="360"/>
                <w:tab w:val="left" w:pos="7200"/>
              </w:tabs>
              <w:rPr>
                <w:rFonts w:cs="Arial"/>
              </w:rPr>
            </w:pPr>
            <w:r w:rsidRPr="009079FD">
              <w:rPr>
                <w:rFonts w:cs="Arial"/>
              </w:rPr>
              <w:t>2.</w:t>
            </w:r>
          </w:p>
        </w:tc>
        <w:tc>
          <w:tcPr>
            <w:tcW w:w="2520" w:type="dxa"/>
            <w:tcBorders>
              <w:top w:val="nil"/>
              <w:left w:val="single" w:sz="6" w:space="0" w:color="auto"/>
              <w:bottom w:val="single" w:sz="6" w:space="0" w:color="auto"/>
              <w:right w:val="single" w:sz="6" w:space="0" w:color="auto"/>
            </w:tcBorders>
          </w:tcPr>
          <w:p w14:paraId="1D637417" w14:textId="77777777" w:rsidR="00126E61" w:rsidRPr="009079FD" w:rsidRDefault="00126E61" w:rsidP="004C41C5">
            <w:pPr>
              <w:tabs>
                <w:tab w:val="left" w:pos="7200"/>
              </w:tabs>
              <w:rPr>
                <w:rFonts w:cs="Arial"/>
              </w:rPr>
            </w:pPr>
          </w:p>
        </w:tc>
        <w:tc>
          <w:tcPr>
            <w:tcW w:w="5014" w:type="dxa"/>
            <w:tcBorders>
              <w:top w:val="nil"/>
              <w:left w:val="single" w:sz="6" w:space="0" w:color="auto"/>
              <w:bottom w:val="single" w:sz="6" w:space="0" w:color="auto"/>
              <w:right w:val="single" w:sz="6" w:space="0" w:color="auto"/>
            </w:tcBorders>
          </w:tcPr>
          <w:p w14:paraId="0B695393" w14:textId="77777777" w:rsidR="00126E61" w:rsidRPr="009079FD" w:rsidRDefault="00126E61" w:rsidP="004C41C5">
            <w:pPr>
              <w:tabs>
                <w:tab w:val="left" w:pos="7200"/>
              </w:tabs>
              <w:rPr>
                <w:rFonts w:cs="Arial"/>
              </w:rPr>
            </w:pPr>
          </w:p>
        </w:tc>
      </w:tr>
    </w:tbl>
    <w:p w14:paraId="022D9753" w14:textId="7D6B3797" w:rsidR="004D08ED" w:rsidRDefault="004D08ED" w:rsidP="00EB7102">
      <w:pPr>
        <w:jc w:val="both"/>
        <w:rPr>
          <w:rFonts w:ascii="Calibri" w:hAnsi="Calibri" w:cs="Arial"/>
          <w:bCs/>
          <w:color w:val="FF0000"/>
          <w:kern w:val="28"/>
          <w:sz w:val="20"/>
          <w:szCs w:val="20"/>
          <w:u w:color="FF0000"/>
        </w:rPr>
      </w:pPr>
    </w:p>
    <w:p w14:paraId="60486168" w14:textId="05AEDF0F" w:rsidR="000D3D8A" w:rsidRDefault="000D3D8A" w:rsidP="000D3D8A">
      <w:pPr>
        <w:pStyle w:val="ListParagraph"/>
        <w:numPr>
          <w:ilvl w:val="0"/>
          <w:numId w:val="2"/>
        </w:numPr>
      </w:pPr>
      <w:bookmarkStart w:id="7" w:name="_Toc24722248"/>
      <w:r w:rsidRPr="003C0809">
        <w:t xml:space="preserve">Issues and Resolutions: </w:t>
      </w:r>
    </w:p>
    <w:p w14:paraId="014B58B6" w14:textId="687429C7" w:rsidR="000D3D8A" w:rsidRDefault="008B64AC" w:rsidP="000D3D8A">
      <w:pPr>
        <w:pStyle w:val="ListParagraph"/>
      </w:pPr>
      <w:r>
        <w:t>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7"/>
        <w:gridCol w:w="807"/>
        <w:gridCol w:w="2648"/>
        <w:gridCol w:w="2648"/>
        <w:gridCol w:w="3204"/>
      </w:tblGrid>
      <w:tr w:rsidR="000D3D8A" w14:paraId="43893CCB" w14:textId="77777777" w:rsidTr="00BB5DAF">
        <w:trPr>
          <w:tblHeader/>
        </w:trPr>
        <w:tc>
          <w:tcPr>
            <w:tcW w:w="319"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D8FD5D" w14:textId="77777777" w:rsidR="000D3D8A" w:rsidRDefault="000D3D8A" w:rsidP="00BB5DAF">
            <w:pPr>
              <w:keepLines/>
              <w:jc w:val="center"/>
              <w:rPr>
                <w:rFonts w:ascii="Arial" w:hAnsi="Arial" w:cs="Arial"/>
                <w:b/>
                <w:sz w:val="18"/>
              </w:rPr>
            </w:pPr>
            <w:r>
              <w:rPr>
                <w:rFonts w:ascii="Arial" w:hAnsi="Arial" w:cs="Arial"/>
                <w:b/>
                <w:sz w:val="18"/>
              </w:rPr>
              <w:t>Issue #</w:t>
            </w:r>
          </w:p>
        </w:tc>
        <w:tc>
          <w:tcPr>
            <w:tcW w:w="347"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7C96E6" w14:textId="77777777" w:rsidR="000D3D8A" w:rsidRDefault="000D3D8A" w:rsidP="00BB5DAF">
            <w:pPr>
              <w:keepLines/>
              <w:jc w:val="center"/>
              <w:rPr>
                <w:rFonts w:ascii="Arial" w:hAnsi="Arial" w:cs="Arial"/>
                <w:b/>
                <w:sz w:val="18"/>
              </w:rPr>
            </w:pPr>
            <w:r>
              <w:rPr>
                <w:rFonts w:ascii="Arial" w:hAnsi="Arial" w:cs="Arial"/>
                <w:b/>
                <w:sz w:val="18"/>
              </w:rPr>
              <w:t>Date Raised</w:t>
            </w:r>
          </w:p>
        </w:tc>
        <w:tc>
          <w:tcPr>
            <w:tcW w:w="135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B5E5A5" w14:textId="77777777" w:rsidR="000D3D8A" w:rsidRDefault="000D3D8A" w:rsidP="00BB5DAF">
            <w:pPr>
              <w:keepLines/>
              <w:jc w:val="center"/>
              <w:rPr>
                <w:rFonts w:ascii="Arial" w:hAnsi="Arial" w:cs="Arial"/>
                <w:b/>
                <w:sz w:val="18"/>
              </w:rPr>
            </w:pPr>
            <w:r>
              <w:rPr>
                <w:rFonts w:ascii="Arial" w:hAnsi="Arial" w:cs="Arial"/>
                <w:b/>
                <w:sz w:val="18"/>
              </w:rPr>
              <w:t>Raised to/Resolved By</w:t>
            </w:r>
          </w:p>
        </w:tc>
        <w:tc>
          <w:tcPr>
            <w:tcW w:w="1352"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37E0F4" w14:textId="77777777" w:rsidR="000D3D8A" w:rsidRDefault="000D3D8A" w:rsidP="00BB5DAF">
            <w:pPr>
              <w:keepLines/>
              <w:jc w:val="center"/>
              <w:rPr>
                <w:rFonts w:ascii="Arial" w:hAnsi="Arial" w:cs="Arial"/>
                <w:b/>
                <w:sz w:val="18"/>
              </w:rPr>
            </w:pPr>
            <w:r>
              <w:rPr>
                <w:rFonts w:ascii="Arial" w:hAnsi="Arial" w:cs="Arial"/>
                <w:b/>
                <w:sz w:val="18"/>
              </w:rPr>
              <w:t>Issue Description</w:t>
            </w:r>
          </w:p>
        </w:tc>
        <w:tc>
          <w:tcPr>
            <w:tcW w:w="1630" w:type="pct"/>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BDCDB4" w14:textId="77777777" w:rsidR="000D3D8A" w:rsidRDefault="000D3D8A" w:rsidP="00BB5DAF">
            <w:pPr>
              <w:keepLines/>
              <w:jc w:val="center"/>
              <w:rPr>
                <w:rFonts w:ascii="Arial" w:hAnsi="Arial" w:cs="Arial"/>
                <w:b/>
                <w:sz w:val="18"/>
              </w:rPr>
            </w:pPr>
            <w:r>
              <w:rPr>
                <w:rFonts w:ascii="Arial" w:hAnsi="Arial" w:cs="Arial"/>
                <w:b/>
                <w:sz w:val="18"/>
              </w:rPr>
              <w:t>Issue Resolution</w:t>
            </w:r>
          </w:p>
        </w:tc>
      </w:tr>
      <w:tr w:rsidR="000D3D8A" w14:paraId="16C6E570" w14:textId="77777777" w:rsidTr="00BB5DAF">
        <w:trPr>
          <w:cantSplit/>
        </w:trPr>
        <w:tc>
          <w:tcPr>
            <w:tcW w:w="319" w:type="pct"/>
            <w:tcBorders>
              <w:top w:val="single" w:sz="4" w:space="0" w:color="auto"/>
              <w:left w:val="single" w:sz="4" w:space="0" w:color="auto"/>
              <w:bottom w:val="single" w:sz="4" w:space="0" w:color="auto"/>
              <w:right w:val="single" w:sz="4" w:space="0" w:color="auto"/>
            </w:tcBorders>
          </w:tcPr>
          <w:p w14:paraId="02EE1FC0" w14:textId="77777777" w:rsidR="000D3D8A" w:rsidRDefault="000D3D8A" w:rsidP="00BB5DAF">
            <w:pPr>
              <w:keepLines/>
              <w:rPr>
                <w:rFonts w:ascii="Arial" w:hAnsi="Arial" w:cs="Arial"/>
                <w:sz w:val="18"/>
              </w:rPr>
            </w:pPr>
          </w:p>
        </w:tc>
        <w:tc>
          <w:tcPr>
            <w:tcW w:w="347" w:type="pct"/>
            <w:tcBorders>
              <w:top w:val="single" w:sz="4" w:space="0" w:color="auto"/>
              <w:left w:val="single" w:sz="4" w:space="0" w:color="auto"/>
              <w:bottom w:val="single" w:sz="4" w:space="0" w:color="auto"/>
              <w:right w:val="single" w:sz="4" w:space="0" w:color="auto"/>
            </w:tcBorders>
          </w:tcPr>
          <w:p w14:paraId="0444C0BA" w14:textId="77777777" w:rsidR="000D3D8A" w:rsidRDefault="000D3D8A" w:rsidP="00BB5DAF">
            <w:pPr>
              <w:keepLines/>
              <w:rPr>
                <w:rFonts w:ascii="Arial" w:hAnsi="Arial" w:cs="Arial"/>
                <w:sz w:val="18"/>
              </w:rPr>
            </w:pPr>
          </w:p>
        </w:tc>
        <w:tc>
          <w:tcPr>
            <w:tcW w:w="1352" w:type="pct"/>
            <w:tcBorders>
              <w:top w:val="single" w:sz="4" w:space="0" w:color="auto"/>
              <w:left w:val="single" w:sz="4" w:space="0" w:color="auto"/>
              <w:bottom w:val="single" w:sz="4" w:space="0" w:color="auto"/>
              <w:right w:val="single" w:sz="4" w:space="0" w:color="auto"/>
            </w:tcBorders>
          </w:tcPr>
          <w:p w14:paraId="5CA246FC" w14:textId="77777777" w:rsidR="000D3D8A" w:rsidRDefault="000D3D8A" w:rsidP="00BB5DAF">
            <w:pPr>
              <w:keepLines/>
              <w:rPr>
                <w:rFonts w:ascii="Arial" w:hAnsi="Arial" w:cs="Arial"/>
                <w:sz w:val="18"/>
              </w:rPr>
            </w:pPr>
          </w:p>
        </w:tc>
        <w:tc>
          <w:tcPr>
            <w:tcW w:w="1352" w:type="pct"/>
            <w:tcBorders>
              <w:top w:val="single" w:sz="4" w:space="0" w:color="auto"/>
              <w:left w:val="single" w:sz="4" w:space="0" w:color="auto"/>
              <w:bottom w:val="single" w:sz="4" w:space="0" w:color="auto"/>
              <w:right w:val="single" w:sz="4" w:space="0" w:color="auto"/>
            </w:tcBorders>
          </w:tcPr>
          <w:p w14:paraId="588A10D8" w14:textId="77777777" w:rsidR="000D3D8A" w:rsidRDefault="000D3D8A" w:rsidP="00BB5DAF">
            <w:pPr>
              <w:keepLines/>
              <w:rPr>
                <w:rFonts w:ascii="Arial" w:hAnsi="Arial" w:cs="Arial"/>
                <w:sz w:val="18"/>
              </w:rPr>
            </w:pPr>
          </w:p>
        </w:tc>
        <w:tc>
          <w:tcPr>
            <w:tcW w:w="1630" w:type="pct"/>
            <w:tcBorders>
              <w:top w:val="single" w:sz="4" w:space="0" w:color="auto"/>
              <w:left w:val="single" w:sz="4" w:space="0" w:color="auto"/>
              <w:bottom w:val="single" w:sz="4" w:space="0" w:color="auto"/>
              <w:right w:val="single" w:sz="4" w:space="0" w:color="auto"/>
            </w:tcBorders>
          </w:tcPr>
          <w:p w14:paraId="43B5212F" w14:textId="77777777" w:rsidR="000D3D8A" w:rsidRDefault="000D3D8A" w:rsidP="00BB5DAF">
            <w:pPr>
              <w:keepLines/>
              <w:rPr>
                <w:rFonts w:ascii="Arial" w:hAnsi="Arial" w:cs="Arial"/>
                <w:sz w:val="18"/>
              </w:rPr>
            </w:pPr>
          </w:p>
        </w:tc>
      </w:tr>
      <w:tr w:rsidR="000D3D8A" w14:paraId="5A77C91E" w14:textId="77777777" w:rsidTr="00BB5DAF">
        <w:trPr>
          <w:cantSplit/>
        </w:trPr>
        <w:tc>
          <w:tcPr>
            <w:tcW w:w="319" w:type="pct"/>
            <w:tcBorders>
              <w:top w:val="single" w:sz="4" w:space="0" w:color="auto"/>
              <w:left w:val="single" w:sz="4" w:space="0" w:color="auto"/>
              <w:bottom w:val="single" w:sz="4" w:space="0" w:color="auto"/>
              <w:right w:val="single" w:sz="4" w:space="0" w:color="auto"/>
            </w:tcBorders>
          </w:tcPr>
          <w:p w14:paraId="675CB999" w14:textId="77777777" w:rsidR="000D3D8A" w:rsidRDefault="000D3D8A" w:rsidP="00BB5DAF">
            <w:pPr>
              <w:keepLines/>
              <w:rPr>
                <w:rFonts w:ascii="Arial" w:hAnsi="Arial" w:cs="Arial"/>
                <w:sz w:val="18"/>
              </w:rPr>
            </w:pPr>
          </w:p>
        </w:tc>
        <w:tc>
          <w:tcPr>
            <w:tcW w:w="347" w:type="pct"/>
            <w:tcBorders>
              <w:top w:val="single" w:sz="4" w:space="0" w:color="auto"/>
              <w:left w:val="single" w:sz="4" w:space="0" w:color="auto"/>
              <w:bottom w:val="single" w:sz="4" w:space="0" w:color="auto"/>
              <w:right w:val="single" w:sz="4" w:space="0" w:color="auto"/>
            </w:tcBorders>
          </w:tcPr>
          <w:p w14:paraId="6B492076" w14:textId="77777777" w:rsidR="000D3D8A" w:rsidRDefault="000D3D8A" w:rsidP="00BB5DAF">
            <w:pPr>
              <w:keepLines/>
              <w:rPr>
                <w:rFonts w:ascii="Arial" w:hAnsi="Arial" w:cs="Arial"/>
                <w:sz w:val="18"/>
              </w:rPr>
            </w:pPr>
          </w:p>
        </w:tc>
        <w:tc>
          <w:tcPr>
            <w:tcW w:w="1352" w:type="pct"/>
            <w:tcBorders>
              <w:top w:val="single" w:sz="4" w:space="0" w:color="auto"/>
              <w:left w:val="single" w:sz="4" w:space="0" w:color="auto"/>
              <w:bottom w:val="single" w:sz="4" w:space="0" w:color="auto"/>
              <w:right w:val="single" w:sz="4" w:space="0" w:color="auto"/>
            </w:tcBorders>
          </w:tcPr>
          <w:p w14:paraId="6F6F2EB3" w14:textId="77777777" w:rsidR="000D3D8A" w:rsidRDefault="000D3D8A" w:rsidP="00BB5DAF">
            <w:pPr>
              <w:keepLines/>
              <w:rPr>
                <w:rFonts w:ascii="Arial" w:hAnsi="Arial" w:cs="Arial"/>
                <w:sz w:val="18"/>
              </w:rPr>
            </w:pPr>
          </w:p>
        </w:tc>
        <w:tc>
          <w:tcPr>
            <w:tcW w:w="1352" w:type="pct"/>
            <w:tcBorders>
              <w:top w:val="single" w:sz="4" w:space="0" w:color="auto"/>
              <w:left w:val="single" w:sz="4" w:space="0" w:color="auto"/>
              <w:bottom w:val="single" w:sz="4" w:space="0" w:color="auto"/>
              <w:right w:val="single" w:sz="4" w:space="0" w:color="auto"/>
            </w:tcBorders>
          </w:tcPr>
          <w:p w14:paraId="175F6F28" w14:textId="77777777" w:rsidR="000D3D8A" w:rsidRDefault="000D3D8A" w:rsidP="00BB5DAF">
            <w:pPr>
              <w:keepLines/>
              <w:rPr>
                <w:rFonts w:ascii="Arial" w:hAnsi="Arial" w:cs="Arial"/>
                <w:sz w:val="18"/>
              </w:rPr>
            </w:pPr>
          </w:p>
        </w:tc>
        <w:tc>
          <w:tcPr>
            <w:tcW w:w="1630" w:type="pct"/>
            <w:tcBorders>
              <w:top w:val="single" w:sz="4" w:space="0" w:color="auto"/>
              <w:left w:val="single" w:sz="4" w:space="0" w:color="auto"/>
              <w:bottom w:val="single" w:sz="4" w:space="0" w:color="auto"/>
              <w:right w:val="single" w:sz="4" w:space="0" w:color="auto"/>
            </w:tcBorders>
          </w:tcPr>
          <w:p w14:paraId="43381B30" w14:textId="77777777" w:rsidR="000D3D8A" w:rsidRDefault="000D3D8A" w:rsidP="00BB5DAF">
            <w:pPr>
              <w:keepLines/>
              <w:rPr>
                <w:rFonts w:ascii="Arial" w:hAnsi="Arial" w:cs="Arial"/>
                <w:sz w:val="18"/>
              </w:rPr>
            </w:pPr>
          </w:p>
        </w:tc>
      </w:tr>
      <w:tr w:rsidR="000D3D8A" w14:paraId="327A8FB3" w14:textId="77777777" w:rsidTr="00BB5DAF">
        <w:trPr>
          <w:cantSplit/>
        </w:trPr>
        <w:tc>
          <w:tcPr>
            <w:tcW w:w="319" w:type="pct"/>
            <w:tcBorders>
              <w:top w:val="single" w:sz="4" w:space="0" w:color="auto"/>
              <w:left w:val="single" w:sz="4" w:space="0" w:color="auto"/>
              <w:bottom w:val="single" w:sz="4" w:space="0" w:color="auto"/>
              <w:right w:val="single" w:sz="4" w:space="0" w:color="auto"/>
            </w:tcBorders>
          </w:tcPr>
          <w:p w14:paraId="406B6515" w14:textId="77777777" w:rsidR="000D3D8A" w:rsidRDefault="000D3D8A" w:rsidP="00BB5DAF">
            <w:pPr>
              <w:keepLines/>
              <w:rPr>
                <w:rFonts w:ascii="Arial" w:hAnsi="Arial" w:cs="Arial"/>
                <w:sz w:val="18"/>
              </w:rPr>
            </w:pPr>
          </w:p>
        </w:tc>
        <w:tc>
          <w:tcPr>
            <w:tcW w:w="347" w:type="pct"/>
            <w:tcBorders>
              <w:top w:val="single" w:sz="4" w:space="0" w:color="auto"/>
              <w:left w:val="single" w:sz="4" w:space="0" w:color="auto"/>
              <w:bottom w:val="single" w:sz="4" w:space="0" w:color="auto"/>
              <w:right w:val="single" w:sz="4" w:space="0" w:color="auto"/>
            </w:tcBorders>
          </w:tcPr>
          <w:p w14:paraId="7311A0A8" w14:textId="77777777" w:rsidR="000D3D8A" w:rsidRDefault="000D3D8A" w:rsidP="00BB5DAF">
            <w:pPr>
              <w:keepLines/>
              <w:rPr>
                <w:rFonts w:ascii="Arial" w:hAnsi="Arial" w:cs="Arial"/>
                <w:sz w:val="18"/>
              </w:rPr>
            </w:pPr>
          </w:p>
        </w:tc>
        <w:tc>
          <w:tcPr>
            <w:tcW w:w="1352" w:type="pct"/>
            <w:tcBorders>
              <w:top w:val="single" w:sz="4" w:space="0" w:color="auto"/>
              <w:left w:val="single" w:sz="4" w:space="0" w:color="auto"/>
              <w:bottom w:val="single" w:sz="4" w:space="0" w:color="auto"/>
              <w:right w:val="single" w:sz="4" w:space="0" w:color="auto"/>
            </w:tcBorders>
          </w:tcPr>
          <w:p w14:paraId="064D388F" w14:textId="77777777" w:rsidR="000D3D8A" w:rsidRDefault="000D3D8A" w:rsidP="00BB5DAF">
            <w:pPr>
              <w:keepLines/>
              <w:rPr>
                <w:rFonts w:ascii="Arial" w:hAnsi="Arial" w:cs="Arial"/>
                <w:sz w:val="18"/>
              </w:rPr>
            </w:pPr>
          </w:p>
        </w:tc>
        <w:tc>
          <w:tcPr>
            <w:tcW w:w="1352" w:type="pct"/>
            <w:tcBorders>
              <w:top w:val="single" w:sz="4" w:space="0" w:color="auto"/>
              <w:left w:val="single" w:sz="4" w:space="0" w:color="auto"/>
              <w:bottom w:val="single" w:sz="4" w:space="0" w:color="auto"/>
              <w:right w:val="single" w:sz="4" w:space="0" w:color="auto"/>
            </w:tcBorders>
          </w:tcPr>
          <w:p w14:paraId="5B7F6C3C" w14:textId="77777777" w:rsidR="000D3D8A" w:rsidRDefault="000D3D8A" w:rsidP="00BB5DAF">
            <w:pPr>
              <w:keepLines/>
              <w:rPr>
                <w:rFonts w:ascii="Arial" w:hAnsi="Arial" w:cs="Arial"/>
                <w:sz w:val="18"/>
              </w:rPr>
            </w:pPr>
          </w:p>
        </w:tc>
        <w:tc>
          <w:tcPr>
            <w:tcW w:w="1630" w:type="pct"/>
            <w:tcBorders>
              <w:top w:val="single" w:sz="4" w:space="0" w:color="auto"/>
              <w:left w:val="single" w:sz="4" w:space="0" w:color="auto"/>
              <w:bottom w:val="single" w:sz="4" w:space="0" w:color="auto"/>
              <w:right w:val="single" w:sz="4" w:space="0" w:color="auto"/>
            </w:tcBorders>
          </w:tcPr>
          <w:p w14:paraId="42683308" w14:textId="77777777" w:rsidR="000D3D8A" w:rsidRDefault="000D3D8A" w:rsidP="00BB5DAF">
            <w:pPr>
              <w:keepLines/>
              <w:rPr>
                <w:rFonts w:ascii="Arial" w:hAnsi="Arial" w:cs="Arial"/>
                <w:sz w:val="18"/>
              </w:rPr>
            </w:pPr>
          </w:p>
        </w:tc>
      </w:tr>
    </w:tbl>
    <w:p w14:paraId="346A4D01" w14:textId="72A70B5A" w:rsidR="000D3D8A" w:rsidRPr="003C0809" w:rsidRDefault="000D3D8A" w:rsidP="000D3D8A">
      <w:pPr>
        <w:pStyle w:val="ListParagraph"/>
      </w:pPr>
    </w:p>
    <w:p w14:paraId="4D24D2A2" w14:textId="4F701C9B" w:rsidR="003935AC" w:rsidRDefault="00B23ED1" w:rsidP="00B23ED1">
      <w:pPr>
        <w:pStyle w:val="Heading2"/>
        <w:tabs>
          <w:tab w:val="left" w:pos="360"/>
        </w:tabs>
      </w:pPr>
      <w:bookmarkStart w:id="8" w:name="_Toc498541686"/>
      <w:bookmarkStart w:id="9" w:name="_Toc24722249"/>
      <w:bookmarkStart w:id="10" w:name="_Toc89705680"/>
      <w:bookmarkStart w:id="11" w:name="_Hlk24731465"/>
      <w:bookmarkEnd w:id="7"/>
      <w:r>
        <w:t>TECHNICAL APPROACH / PROCESS FLOW</w:t>
      </w:r>
      <w:r w:rsidRPr="0083018A">
        <w:t xml:space="preserve"> </w:t>
      </w:r>
      <w:bookmarkEnd w:id="8"/>
      <w:bookmarkEnd w:id="9"/>
      <w:bookmarkEnd w:id="10"/>
    </w:p>
    <w:p w14:paraId="48CC16E5" w14:textId="2A7F0176" w:rsidR="00C2364D" w:rsidRDefault="00F229B8" w:rsidP="00F229B8">
      <w:pPr>
        <w:pStyle w:val="ListParagraph"/>
        <w:numPr>
          <w:ilvl w:val="0"/>
          <w:numId w:val="40"/>
        </w:numPr>
      </w:pPr>
      <w:r>
        <w:t>Activate the exit</w:t>
      </w:r>
      <w:r w:rsidR="0073366E">
        <w:t xml:space="preserve"> enhancement</w:t>
      </w:r>
      <w:r>
        <w:t xml:space="preserve"> by maintaining </w:t>
      </w:r>
      <w:r w:rsidR="0073366E">
        <w:t xml:space="preserve">the value in Enhancement Control Tables </w:t>
      </w:r>
      <w:r w:rsidR="0073366E" w:rsidRPr="0073366E">
        <w:t>ZDEV_ENHFAM</w:t>
      </w:r>
      <w:r w:rsidR="0073366E">
        <w:t xml:space="preserve"> and </w:t>
      </w:r>
      <w:r w:rsidR="0073366E" w:rsidRPr="0073366E">
        <w:t>ZDEV_ENHFVAL</w:t>
      </w:r>
      <w:r w:rsidR="0073366E">
        <w:t>:</w:t>
      </w:r>
    </w:p>
    <w:p w14:paraId="6567DEF6" w14:textId="0496E3BC" w:rsidR="0073366E" w:rsidRDefault="0073366E" w:rsidP="0073366E">
      <w:pPr>
        <w:pStyle w:val="ListParagraph"/>
      </w:pPr>
      <w:r>
        <w:rPr>
          <w:noProof/>
        </w:rPr>
        <w:drawing>
          <wp:inline distT="0" distB="0" distL="0" distR="0" wp14:anchorId="11B60686" wp14:editId="7F8AA2DD">
            <wp:extent cx="5852160" cy="1089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2160" cy="1089660"/>
                    </a:xfrm>
                    <a:prstGeom prst="rect">
                      <a:avLst/>
                    </a:prstGeom>
                  </pic:spPr>
                </pic:pic>
              </a:graphicData>
            </a:graphic>
          </wp:inline>
        </w:drawing>
      </w:r>
    </w:p>
    <w:p w14:paraId="2BAB690F" w14:textId="231163DA" w:rsidR="0073366E" w:rsidRDefault="0073366E" w:rsidP="0073366E">
      <w:pPr>
        <w:pStyle w:val="ListParagraph"/>
      </w:pPr>
      <w:r>
        <w:rPr>
          <w:noProof/>
        </w:rPr>
        <w:drawing>
          <wp:inline distT="0" distB="0" distL="0" distR="0" wp14:anchorId="51C1FD5A" wp14:editId="66322AE3">
            <wp:extent cx="5867400" cy="883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67400" cy="883920"/>
                    </a:xfrm>
                    <a:prstGeom prst="rect">
                      <a:avLst/>
                    </a:prstGeom>
                  </pic:spPr>
                </pic:pic>
              </a:graphicData>
            </a:graphic>
          </wp:inline>
        </w:drawing>
      </w:r>
    </w:p>
    <w:p w14:paraId="6D3078F6" w14:textId="77777777" w:rsidR="00F6407C" w:rsidRDefault="00F6407C" w:rsidP="0073366E">
      <w:pPr>
        <w:pStyle w:val="ListParagraph"/>
      </w:pPr>
    </w:p>
    <w:p w14:paraId="110AF882" w14:textId="73F91CDA" w:rsidR="00F6407C" w:rsidRDefault="00F6407C" w:rsidP="00F6407C">
      <w:pPr>
        <w:pStyle w:val="ListParagraph"/>
        <w:numPr>
          <w:ilvl w:val="0"/>
          <w:numId w:val="40"/>
        </w:numPr>
      </w:pPr>
      <w:r>
        <w:t>In CCD table maintain Delivery Header Block ‘ZA’, Item Reason for Rejection ‘ZT’</w:t>
      </w:r>
      <w:r w:rsidR="001E13CB">
        <w:t xml:space="preserve">, </w:t>
      </w:r>
      <w:r>
        <w:t>Item Usage Indicator ‘ZPA’</w:t>
      </w:r>
      <w:r w:rsidR="001E13CB">
        <w:t xml:space="preserve">, </w:t>
      </w:r>
      <w:r w:rsidR="001E13CB" w:rsidRPr="000059D7">
        <w:rPr>
          <w:rFonts w:cstheme="minorHAnsi"/>
          <w:color w:val="000000"/>
          <w:shd w:val="clear" w:color="auto" w:fill="FFFFFF"/>
        </w:rPr>
        <w:t>Product Allocation Characteristic Constraint Status</w:t>
      </w:r>
      <w:r w:rsidR="001E13CB">
        <w:rPr>
          <w:rFonts w:cstheme="minorHAnsi"/>
          <w:color w:val="000000"/>
          <w:shd w:val="clear" w:color="auto" w:fill="FFFFFF"/>
        </w:rPr>
        <w:t xml:space="preserve"> ‘01’ and Concatenation of Sales </w:t>
      </w:r>
      <w:proofErr w:type="spellStart"/>
      <w:r w:rsidR="001E13CB">
        <w:rPr>
          <w:rFonts w:cstheme="minorHAnsi"/>
          <w:color w:val="000000"/>
          <w:shd w:val="clear" w:color="auto" w:fill="FFFFFF"/>
        </w:rPr>
        <w:t>Organization+Distribution</w:t>
      </w:r>
      <w:proofErr w:type="spellEnd"/>
      <w:r w:rsidR="001E13CB">
        <w:rPr>
          <w:rFonts w:cstheme="minorHAnsi"/>
          <w:color w:val="000000"/>
          <w:shd w:val="clear" w:color="auto" w:fill="FFFFFF"/>
        </w:rPr>
        <w:t xml:space="preserve"> </w:t>
      </w:r>
      <w:proofErr w:type="spellStart"/>
      <w:r w:rsidR="001E13CB">
        <w:rPr>
          <w:rFonts w:cstheme="minorHAnsi"/>
          <w:color w:val="000000"/>
          <w:shd w:val="clear" w:color="auto" w:fill="FFFFFF"/>
        </w:rPr>
        <w:t>Channel+Division</w:t>
      </w:r>
      <w:proofErr w:type="spellEnd"/>
      <w:r w:rsidR="001E13CB">
        <w:rPr>
          <w:rFonts w:cstheme="minorHAnsi"/>
          <w:color w:val="000000"/>
          <w:shd w:val="clear" w:color="auto" w:fill="FFFFFF"/>
        </w:rPr>
        <w:t xml:space="preserve"> ‘GB011010</w:t>
      </w:r>
      <w:proofErr w:type="gramStart"/>
      <w:r w:rsidR="001E13CB">
        <w:rPr>
          <w:rFonts w:cstheme="minorHAnsi"/>
          <w:color w:val="000000"/>
          <w:shd w:val="clear" w:color="auto" w:fill="FFFFFF"/>
        </w:rPr>
        <w:t>’(</w:t>
      </w:r>
      <w:proofErr w:type="gramEnd"/>
      <w:r w:rsidR="001E13CB">
        <w:rPr>
          <w:rFonts w:cstheme="minorHAnsi"/>
          <w:color w:val="000000"/>
          <w:shd w:val="clear" w:color="auto" w:fill="FFFFFF"/>
        </w:rPr>
        <w:t>For UK).</w:t>
      </w:r>
    </w:p>
    <w:p w14:paraId="08324B29" w14:textId="3196A43C" w:rsidR="00F6407C" w:rsidRDefault="001E13CB" w:rsidP="00F6407C">
      <w:pPr>
        <w:pStyle w:val="ListParagraph"/>
      </w:pPr>
      <w:r>
        <w:rPr>
          <w:noProof/>
        </w:rPr>
        <w:drawing>
          <wp:inline distT="0" distB="0" distL="0" distR="0" wp14:anchorId="7B27500F" wp14:editId="293D7110">
            <wp:extent cx="6346190" cy="896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6190" cy="896620"/>
                    </a:xfrm>
                    <a:prstGeom prst="rect">
                      <a:avLst/>
                    </a:prstGeom>
                  </pic:spPr>
                </pic:pic>
              </a:graphicData>
            </a:graphic>
          </wp:inline>
        </w:drawing>
      </w:r>
    </w:p>
    <w:p w14:paraId="5BCA8458" w14:textId="77777777" w:rsidR="0073366E" w:rsidRDefault="0073366E" w:rsidP="0073366E">
      <w:pPr>
        <w:pStyle w:val="ListParagraph"/>
      </w:pPr>
    </w:p>
    <w:p w14:paraId="1112ACFD" w14:textId="794B6308" w:rsidR="0073366E" w:rsidRPr="000B14F0" w:rsidRDefault="0073366E" w:rsidP="0073366E">
      <w:pPr>
        <w:pStyle w:val="ListParagraph"/>
        <w:numPr>
          <w:ilvl w:val="0"/>
          <w:numId w:val="40"/>
        </w:numPr>
        <w:rPr>
          <w:rFonts w:cstheme="minorHAnsi"/>
        </w:rPr>
      </w:pPr>
      <w:r w:rsidRPr="0073366E">
        <w:rPr>
          <w:rFonts w:cstheme="minorHAnsi"/>
        </w:rPr>
        <w:t xml:space="preserve">In </w:t>
      </w:r>
      <w:r w:rsidR="00ED1F61">
        <w:rPr>
          <w:rFonts w:cstheme="minorHAnsi"/>
        </w:rPr>
        <w:t>Include P</w:t>
      </w:r>
      <w:r w:rsidRPr="0073366E">
        <w:rPr>
          <w:rFonts w:cstheme="minorHAnsi"/>
        </w:rPr>
        <w:t>rogram MV45AFZZ</w:t>
      </w:r>
      <w:r w:rsidR="000B14F0">
        <w:rPr>
          <w:rFonts w:cstheme="minorHAnsi"/>
        </w:rPr>
        <w:t xml:space="preserve"> (Main Program - SAPMV45A)</w:t>
      </w:r>
      <w:r w:rsidRPr="0073366E">
        <w:rPr>
          <w:rFonts w:cstheme="minorHAnsi"/>
        </w:rPr>
        <w:t xml:space="preserve">, in User Exit </w:t>
      </w:r>
      <w:r w:rsidRPr="0073366E">
        <w:rPr>
          <w:rFonts w:cstheme="minorHAnsi"/>
          <w:color w:val="000000"/>
          <w:shd w:val="clear" w:color="auto" w:fill="FFFFFF"/>
        </w:rPr>
        <w:t>USEREXIT_SAVE_DOCUMENT_PREPARE</w:t>
      </w:r>
      <w:r w:rsidR="000B14F0">
        <w:rPr>
          <w:rFonts w:cstheme="minorHAnsi"/>
          <w:color w:val="000000"/>
          <w:shd w:val="clear" w:color="auto" w:fill="FFFFFF"/>
        </w:rPr>
        <w:t>,</w:t>
      </w:r>
      <w:r w:rsidRPr="0073366E">
        <w:rPr>
          <w:rFonts w:cstheme="minorHAnsi"/>
          <w:color w:val="000000"/>
          <w:shd w:val="clear" w:color="auto" w:fill="FFFFFF"/>
        </w:rPr>
        <w:t xml:space="preserve"> an </w:t>
      </w:r>
      <w:r w:rsidR="00DE7067">
        <w:rPr>
          <w:rFonts w:cstheme="minorHAnsi"/>
          <w:color w:val="000000"/>
          <w:shd w:val="clear" w:color="auto" w:fill="FFFFFF"/>
        </w:rPr>
        <w:t>I</w:t>
      </w:r>
      <w:r w:rsidRPr="0073366E">
        <w:rPr>
          <w:rFonts w:cstheme="minorHAnsi"/>
          <w:color w:val="000000"/>
          <w:shd w:val="clear" w:color="auto" w:fill="FFFFFF"/>
        </w:rPr>
        <w:t>mpl</w:t>
      </w:r>
      <w:r w:rsidR="00DE7067">
        <w:rPr>
          <w:rFonts w:cstheme="minorHAnsi"/>
          <w:color w:val="000000"/>
          <w:shd w:val="clear" w:color="auto" w:fill="FFFFFF"/>
        </w:rPr>
        <w:t xml:space="preserve">icit Enhancement </w:t>
      </w:r>
      <w:r w:rsidR="00DE7067" w:rsidRPr="00DE7067">
        <w:rPr>
          <w:rFonts w:cstheme="minorHAnsi"/>
          <w:color w:val="000000"/>
          <w:shd w:val="clear" w:color="auto" w:fill="FFFFFF"/>
        </w:rPr>
        <w:t>ZO2C_E_PROD</w:t>
      </w:r>
      <w:r w:rsidR="00344E19">
        <w:rPr>
          <w:rFonts w:cstheme="minorHAnsi"/>
          <w:color w:val="000000"/>
          <w:shd w:val="clear" w:color="auto" w:fill="FFFFFF"/>
        </w:rPr>
        <w:t>UCT</w:t>
      </w:r>
      <w:r w:rsidR="00DE7067" w:rsidRPr="00DE7067">
        <w:rPr>
          <w:rFonts w:cstheme="minorHAnsi"/>
          <w:color w:val="000000"/>
          <w:shd w:val="clear" w:color="auto" w:fill="FFFFFF"/>
        </w:rPr>
        <w:t>_ALLOCATION</w:t>
      </w:r>
      <w:r w:rsidR="00DE7067">
        <w:rPr>
          <w:rFonts w:cstheme="minorHAnsi"/>
          <w:color w:val="000000"/>
          <w:shd w:val="clear" w:color="auto" w:fill="FFFFFF"/>
        </w:rPr>
        <w:t xml:space="preserve"> is created to set </w:t>
      </w:r>
      <w:r w:rsidR="00E94CB0">
        <w:rPr>
          <w:rFonts w:cstheme="minorHAnsi"/>
          <w:color w:val="000000"/>
          <w:shd w:val="clear" w:color="auto" w:fill="FFFFFF"/>
        </w:rPr>
        <w:t>Sales Order Delivery Block and Sales Order Item rejection if for any item Order Quantity is greater than Allocated Quantity in case of Sales Order Create or Change.</w:t>
      </w:r>
    </w:p>
    <w:p w14:paraId="55A4E7B2" w14:textId="77777777" w:rsidR="000B14F0" w:rsidRPr="00E94CB0" w:rsidRDefault="000B14F0" w:rsidP="000B14F0">
      <w:pPr>
        <w:pStyle w:val="ListParagraph"/>
        <w:rPr>
          <w:rFonts w:cstheme="minorHAnsi"/>
        </w:rPr>
      </w:pPr>
    </w:p>
    <w:p w14:paraId="46EDD337" w14:textId="5883D9A2" w:rsidR="00CC27E1" w:rsidRPr="00CC27E1" w:rsidRDefault="00E94CB0" w:rsidP="0073366E">
      <w:pPr>
        <w:pStyle w:val="ListParagraph"/>
        <w:numPr>
          <w:ilvl w:val="0"/>
          <w:numId w:val="40"/>
        </w:numPr>
        <w:rPr>
          <w:rFonts w:cstheme="minorHAnsi"/>
        </w:rPr>
      </w:pPr>
      <w:r>
        <w:rPr>
          <w:rFonts w:cstheme="minorHAnsi"/>
          <w:color w:val="000000"/>
          <w:shd w:val="clear" w:color="auto" w:fill="FFFFFF"/>
        </w:rPr>
        <w:t xml:space="preserve">Include </w:t>
      </w:r>
      <w:r w:rsidRPr="00E94CB0">
        <w:rPr>
          <w:rFonts w:cstheme="minorHAnsi"/>
          <w:color w:val="000000"/>
          <w:shd w:val="clear" w:color="auto" w:fill="FFFFFF"/>
        </w:rPr>
        <w:t>ZO2C_N_PROD</w:t>
      </w:r>
      <w:r w:rsidR="00344E19">
        <w:rPr>
          <w:rFonts w:cstheme="minorHAnsi"/>
          <w:color w:val="000000"/>
          <w:shd w:val="clear" w:color="auto" w:fill="FFFFFF"/>
        </w:rPr>
        <w:t>UCT</w:t>
      </w:r>
      <w:r w:rsidRPr="00E94CB0">
        <w:rPr>
          <w:rFonts w:cstheme="minorHAnsi"/>
          <w:color w:val="000000"/>
          <w:shd w:val="clear" w:color="auto" w:fill="FFFFFF"/>
        </w:rPr>
        <w:t>_ALLOCATION</w:t>
      </w:r>
      <w:r>
        <w:rPr>
          <w:rFonts w:cstheme="minorHAnsi"/>
          <w:color w:val="000000"/>
          <w:shd w:val="clear" w:color="auto" w:fill="FFFFFF"/>
        </w:rPr>
        <w:t xml:space="preserve"> is created under enhancement </w:t>
      </w:r>
      <w:r w:rsidRPr="00DE7067">
        <w:rPr>
          <w:rFonts w:cstheme="minorHAnsi"/>
          <w:color w:val="000000"/>
          <w:shd w:val="clear" w:color="auto" w:fill="FFFFFF"/>
        </w:rPr>
        <w:t>ZO2C_E_PROD</w:t>
      </w:r>
      <w:r w:rsidR="00344E19">
        <w:rPr>
          <w:rFonts w:cstheme="minorHAnsi"/>
          <w:color w:val="000000"/>
          <w:shd w:val="clear" w:color="auto" w:fill="FFFFFF"/>
        </w:rPr>
        <w:t>UCT</w:t>
      </w:r>
      <w:r w:rsidRPr="00DE7067">
        <w:rPr>
          <w:rFonts w:cstheme="minorHAnsi"/>
          <w:color w:val="000000"/>
          <w:shd w:val="clear" w:color="auto" w:fill="FFFFFF"/>
        </w:rPr>
        <w:t>_ALLOCATION</w:t>
      </w:r>
      <w:r>
        <w:rPr>
          <w:rFonts w:cstheme="minorHAnsi"/>
          <w:color w:val="000000"/>
          <w:shd w:val="clear" w:color="auto" w:fill="FFFFFF"/>
        </w:rPr>
        <w:t>, In this include first check, if the Enhancement is active in Enhancement Control table</w:t>
      </w:r>
      <w:r w:rsidR="003521AB">
        <w:rPr>
          <w:rFonts w:cstheme="minorHAnsi"/>
          <w:color w:val="000000"/>
          <w:shd w:val="clear" w:color="auto" w:fill="FFFFFF"/>
        </w:rPr>
        <w:t>, if yes,</w:t>
      </w:r>
      <w:r w:rsidR="00AF2E76">
        <w:rPr>
          <w:rFonts w:cstheme="minorHAnsi"/>
          <w:color w:val="000000"/>
          <w:shd w:val="clear" w:color="auto" w:fill="FFFFFF"/>
        </w:rPr>
        <w:t xml:space="preserve"> </w:t>
      </w:r>
      <w:r w:rsidR="00F6407C">
        <w:rPr>
          <w:rFonts w:cstheme="minorHAnsi"/>
          <w:color w:val="000000"/>
          <w:shd w:val="clear" w:color="auto" w:fill="FFFFFF"/>
        </w:rPr>
        <w:t>then fetch CCD table entries to get the Delivery Header Block</w:t>
      </w:r>
      <w:r w:rsidR="00C8098E">
        <w:rPr>
          <w:rFonts w:cstheme="minorHAnsi"/>
          <w:color w:val="000000"/>
          <w:shd w:val="clear" w:color="auto" w:fill="FFFFFF"/>
        </w:rPr>
        <w:t xml:space="preserve"> and </w:t>
      </w:r>
      <w:r w:rsidR="00F6407C">
        <w:rPr>
          <w:rFonts w:cstheme="minorHAnsi"/>
          <w:color w:val="000000"/>
          <w:shd w:val="clear" w:color="auto" w:fill="FFFFFF"/>
        </w:rPr>
        <w:t>Reason for Rejection</w:t>
      </w:r>
      <w:r w:rsidR="00CE4AB8">
        <w:rPr>
          <w:rFonts w:cstheme="minorHAnsi"/>
          <w:color w:val="000000"/>
          <w:shd w:val="clear" w:color="auto" w:fill="FFFFFF"/>
        </w:rPr>
        <w:t xml:space="preserve"> </w:t>
      </w:r>
      <w:r w:rsidR="00F6407C">
        <w:rPr>
          <w:rFonts w:cstheme="minorHAnsi"/>
          <w:color w:val="000000"/>
          <w:shd w:val="clear" w:color="auto" w:fill="FFFFFF"/>
        </w:rPr>
        <w:t xml:space="preserve">values, </w:t>
      </w:r>
      <w:r w:rsidR="00AF2E76">
        <w:rPr>
          <w:rFonts w:cstheme="minorHAnsi"/>
          <w:color w:val="000000"/>
          <w:shd w:val="clear" w:color="auto" w:fill="FFFFFF"/>
        </w:rPr>
        <w:t>then check if Transaction Type is ‘H’ or ‘V’</w:t>
      </w:r>
      <w:r w:rsidR="00123C06">
        <w:rPr>
          <w:rFonts w:cstheme="minorHAnsi"/>
          <w:color w:val="000000"/>
          <w:shd w:val="clear" w:color="auto" w:fill="FFFFFF"/>
        </w:rPr>
        <w:t xml:space="preserve"> (</w:t>
      </w:r>
      <w:r w:rsidR="00AF2E76">
        <w:rPr>
          <w:rFonts w:cstheme="minorHAnsi"/>
          <w:color w:val="000000"/>
          <w:shd w:val="clear" w:color="auto" w:fill="FFFFFF"/>
        </w:rPr>
        <w:t xml:space="preserve">Sales Order </w:t>
      </w:r>
      <w:r w:rsidR="00123C06">
        <w:rPr>
          <w:rFonts w:cstheme="minorHAnsi"/>
          <w:color w:val="000000"/>
          <w:shd w:val="clear" w:color="auto" w:fill="FFFFFF"/>
        </w:rPr>
        <w:t xml:space="preserve">is being </w:t>
      </w:r>
      <w:r w:rsidR="00AF2E76">
        <w:rPr>
          <w:rFonts w:cstheme="minorHAnsi"/>
          <w:color w:val="000000"/>
          <w:shd w:val="clear" w:color="auto" w:fill="FFFFFF"/>
        </w:rPr>
        <w:t>create</w:t>
      </w:r>
      <w:r w:rsidR="00123C06">
        <w:rPr>
          <w:rFonts w:cstheme="minorHAnsi"/>
          <w:color w:val="000000"/>
          <w:shd w:val="clear" w:color="auto" w:fill="FFFFFF"/>
        </w:rPr>
        <w:t>d</w:t>
      </w:r>
      <w:r w:rsidR="00AF2E76">
        <w:rPr>
          <w:rFonts w:cstheme="minorHAnsi"/>
          <w:color w:val="000000"/>
          <w:shd w:val="clear" w:color="auto" w:fill="FFFFFF"/>
        </w:rPr>
        <w:t xml:space="preserve"> or change</w:t>
      </w:r>
      <w:r w:rsidR="00123C06">
        <w:rPr>
          <w:rFonts w:cstheme="minorHAnsi"/>
          <w:color w:val="000000"/>
          <w:shd w:val="clear" w:color="auto" w:fill="FFFFFF"/>
        </w:rPr>
        <w:t>d)</w:t>
      </w:r>
      <w:r w:rsidR="00CC27E1">
        <w:rPr>
          <w:rFonts w:cstheme="minorHAnsi"/>
          <w:color w:val="000000"/>
          <w:shd w:val="clear" w:color="auto" w:fill="FFFFFF"/>
        </w:rPr>
        <w:t>.</w:t>
      </w:r>
    </w:p>
    <w:p w14:paraId="2CCCC1D1" w14:textId="77777777" w:rsidR="00CC27E1" w:rsidRPr="00CC27E1" w:rsidRDefault="00CC27E1" w:rsidP="00CC27E1">
      <w:pPr>
        <w:pStyle w:val="ListParagraph"/>
        <w:rPr>
          <w:rFonts w:cstheme="minorHAnsi"/>
          <w:color w:val="000000"/>
          <w:shd w:val="clear" w:color="auto" w:fill="FFFFFF"/>
        </w:rPr>
      </w:pPr>
    </w:p>
    <w:p w14:paraId="3041EBE0" w14:textId="536AE6FE" w:rsidR="00CC27E1" w:rsidRDefault="00CC27E1" w:rsidP="00CC27E1">
      <w:pPr>
        <w:pStyle w:val="ListParagraph"/>
        <w:rPr>
          <w:rFonts w:cstheme="minorHAnsi"/>
          <w:color w:val="000000"/>
          <w:shd w:val="clear" w:color="auto" w:fill="FFFFFF"/>
        </w:rPr>
      </w:pPr>
      <w:r>
        <w:rPr>
          <w:rFonts w:cstheme="minorHAnsi"/>
          <w:color w:val="000000"/>
          <w:shd w:val="clear" w:color="auto" w:fill="FFFFFF"/>
        </w:rPr>
        <w:t xml:space="preserve">For change mode, if a new line item is inserted with no reason for rejection set or </w:t>
      </w:r>
      <w:r w:rsidR="00096AD0">
        <w:rPr>
          <w:rFonts w:cstheme="minorHAnsi"/>
          <w:color w:val="000000"/>
          <w:shd w:val="clear" w:color="auto" w:fill="FFFFFF"/>
        </w:rPr>
        <w:t xml:space="preserve">for </w:t>
      </w:r>
      <w:r>
        <w:rPr>
          <w:rFonts w:cstheme="minorHAnsi"/>
          <w:color w:val="000000"/>
          <w:shd w:val="clear" w:color="auto" w:fill="FFFFFF"/>
        </w:rPr>
        <w:t xml:space="preserve">any existing item </w:t>
      </w:r>
      <w:r w:rsidR="00096AD0">
        <w:rPr>
          <w:rFonts w:cstheme="minorHAnsi"/>
          <w:color w:val="000000"/>
          <w:shd w:val="clear" w:color="auto" w:fill="FFFFFF"/>
        </w:rPr>
        <w:t>order quantity is changed, then do the processing for those line items.</w:t>
      </w:r>
    </w:p>
    <w:p w14:paraId="3A7B7B71" w14:textId="26D61582" w:rsidR="00E94CB0" w:rsidRPr="003521AB" w:rsidRDefault="00096AD0" w:rsidP="00CC27E1">
      <w:pPr>
        <w:pStyle w:val="ListParagraph"/>
        <w:rPr>
          <w:rFonts w:cstheme="minorHAnsi"/>
        </w:rPr>
      </w:pPr>
      <w:r>
        <w:rPr>
          <w:rFonts w:cstheme="minorHAnsi"/>
          <w:color w:val="000000"/>
          <w:shd w:val="clear" w:color="auto" w:fill="FFFFFF"/>
        </w:rPr>
        <w:lastRenderedPageBreak/>
        <w:t>F</w:t>
      </w:r>
      <w:r w:rsidR="003521AB">
        <w:rPr>
          <w:rFonts w:cstheme="minorHAnsi"/>
          <w:color w:val="000000"/>
          <w:shd w:val="clear" w:color="auto" w:fill="FFFFFF"/>
        </w:rPr>
        <w:t>or each Sales Order Item</w:t>
      </w:r>
      <w:r w:rsidR="000B14F0">
        <w:rPr>
          <w:rFonts w:cstheme="minorHAnsi"/>
          <w:color w:val="000000"/>
          <w:shd w:val="clear" w:color="auto" w:fill="FFFFFF"/>
        </w:rPr>
        <w:t>(XVBAP)</w:t>
      </w:r>
      <w:r>
        <w:rPr>
          <w:rFonts w:cstheme="minorHAnsi"/>
          <w:color w:val="000000"/>
          <w:shd w:val="clear" w:color="auto" w:fill="FFFFFF"/>
        </w:rPr>
        <w:t>, which are eligible for processing</w:t>
      </w:r>
      <w:r w:rsidR="003521AB">
        <w:rPr>
          <w:rFonts w:cstheme="minorHAnsi"/>
          <w:color w:val="000000"/>
          <w:shd w:val="clear" w:color="auto" w:fill="FFFFFF"/>
        </w:rPr>
        <w:t>, check the Total allocated Quantity from XVBEP table, if Order item Quantity is Greater than Allocated Quantity, then first check, if Sales Order item has Product Allocation Strategy Defined, if  yes, then Set Reason for Rejection for that Sales Order Item to ‘ZT’(Sales Allocation Denied)</w:t>
      </w:r>
      <w:r w:rsidR="00C374C5">
        <w:rPr>
          <w:rFonts w:cstheme="minorHAnsi"/>
          <w:color w:val="000000"/>
          <w:shd w:val="clear" w:color="auto" w:fill="FFFFFF"/>
        </w:rPr>
        <w:t>(O</w:t>
      </w:r>
      <w:r w:rsidR="00F6407C">
        <w:rPr>
          <w:rFonts w:cstheme="minorHAnsi"/>
          <w:color w:val="000000"/>
          <w:shd w:val="clear" w:color="auto" w:fill="FFFFFF"/>
        </w:rPr>
        <w:t>btained from CCD table</w:t>
      </w:r>
      <w:r w:rsidR="00C374C5">
        <w:rPr>
          <w:rFonts w:cstheme="minorHAnsi"/>
          <w:color w:val="000000"/>
          <w:shd w:val="clear" w:color="auto" w:fill="FFFFFF"/>
        </w:rPr>
        <w:t>)</w:t>
      </w:r>
      <w:r w:rsidR="003521AB">
        <w:rPr>
          <w:rFonts w:cstheme="minorHAnsi"/>
          <w:color w:val="000000"/>
          <w:shd w:val="clear" w:color="auto" w:fill="FFFFFF"/>
        </w:rPr>
        <w:t>, also Set Delivery block ‘ZA’(Allocation Block) at Sales Order header level</w:t>
      </w:r>
      <w:r w:rsidR="00123C06">
        <w:rPr>
          <w:rFonts w:cstheme="minorHAnsi"/>
          <w:color w:val="000000"/>
          <w:shd w:val="clear" w:color="auto" w:fill="FFFFFF"/>
        </w:rPr>
        <w:t>(VBAK-LIFSK = ‘ZA’)</w:t>
      </w:r>
      <w:r w:rsidR="00F6407C">
        <w:rPr>
          <w:rFonts w:cstheme="minorHAnsi"/>
          <w:color w:val="000000"/>
          <w:shd w:val="clear" w:color="auto" w:fill="FFFFFF"/>
        </w:rPr>
        <w:t xml:space="preserve"> </w:t>
      </w:r>
      <w:r w:rsidR="00C374C5">
        <w:rPr>
          <w:rFonts w:cstheme="minorHAnsi"/>
          <w:color w:val="000000"/>
          <w:shd w:val="clear" w:color="auto" w:fill="FFFFFF"/>
        </w:rPr>
        <w:t>(</w:t>
      </w:r>
      <w:r w:rsidR="00F6407C">
        <w:rPr>
          <w:rFonts w:cstheme="minorHAnsi"/>
          <w:color w:val="000000"/>
          <w:shd w:val="clear" w:color="auto" w:fill="FFFFFF"/>
        </w:rPr>
        <w:t>Obtained from CCD table</w:t>
      </w:r>
      <w:r w:rsidR="00C374C5">
        <w:rPr>
          <w:rFonts w:cstheme="minorHAnsi"/>
          <w:color w:val="000000"/>
          <w:shd w:val="clear" w:color="auto" w:fill="FFFFFF"/>
        </w:rPr>
        <w:t>)</w:t>
      </w:r>
      <w:r w:rsidR="003521AB">
        <w:rPr>
          <w:rFonts w:cstheme="minorHAnsi"/>
          <w:color w:val="000000"/>
          <w:shd w:val="clear" w:color="auto" w:fill="FFFFFF"/>
        </w:rPr>
        <w:t>.</w:t>
      </w:r>
    </w:p>
    <w:p w14:paraId="7CEF47A1" w14:textId="6B315FEA" w:rsidR="003521AB" w:rsidRDefault="003521AB" w:rsidP="003521AB">
      <w:pPr>
        <w:pStyle w:val="ListParagraph"/>
        <w:rPr>
          <w:rFonts w:cstheme="minorHAnsi"/>
          <w:color w:val="000000"/>
          <w:shd w:val="clear" w:color="auto" w:fill="FFFFFF"/>
        </w:rPr>
      </w:pPr>
      <w:r>
        <w:rPr>
          <w:rFonts w:cstheme="minorHAnsi"/>
          <w:color w:val="000000"/>
          <w:shd w:val="clear" w:color="auto" w:fill="FFFFFF"/>
        </w:rPr>
        <w:t xml:space="preserve">Now collect all the Sales Order items satisfying above criteria and give one popup </w:t>
      </w:r>
      <w:r w:rsidR="00C8098E">
        <w:rPr>
          <w:rFonts w:cstheme="minorHAnsi"/>
          <w:color w:val="000000"/>
          <w:shd w:val="clear" w:color="auto" w:fill="FFFFFF"/>
        </w:rPr>
        <w:t xml:space="preserve">using Message Store FMs </w:t>
      </w:r>
      <w:r>
        <w:rPr>
          <w:rFonts w:cstheme="minorHAnsi"/>
          <w:color w:val="000000"/>
          <w:shd w:val="clear" w:color="auto" w:fill="FFFFFF"/>
        </w:rPr>
        <w:t>with message ‘</w:t>
      </w:r>
      <w:r w:rsidR="00C8098E">
        <w:rPr>
          <w:rFonts w:cstheme="minorHAnsi"/>
          <w:color w:val="000000"/>
          <w:shd w:val="clear" w:color="auto" w:fill="FFFFFF"/>
        </w:rPr>
        <w:t xml:space="preserve">Below Items are </w:t>
      </w:r>
      <w:r w:rsidR="00EA0909">
        <w:rPr>
          <w:rFonts w:cstheme="minorHAnsi"/>
          <w:color w:val="000000"/>
          <w:shd w:val="clear" w:color="auto" w:fill="FFFFFF"/>
        </w:rPr>
        <w:t>Rejected due to</w:t>
      </w:r>
      <w:r w:rsidR="00C8098E">
        <w:rPr>
          <w:rFonts w:cstheme="minorHAnsi"/>
          <w:color w:val="000000"/>
          <w:shd w:val="clear" w:color="auto" w:fill="FFFFFF"/>
        </w:rPr>
        <w:t xml:space="preserve"> Product Allocation:</w:t>
      </w:r>
      <w:r>
        <w:rPr>
          <w:rFonts w:cstheme="minorHAnsi"/>
          <w:color w:val="000000"/>
          <w:shd w:val="clear" w:color="auto" w:fill="FFFFFF"/>
        </w:rPr>
        <w:t>’</w:t>
      </w:r>
      <w:r w:rsidR="00C8098E">
        <w:rPr>
          <w:rFonts w:cstheme="minorHAnsi"/>
          <w:color w:val="000000"/>
          <w:shd w:val="clear" w:color="auto" w:fill="FFFFFF"/>
        </w:rPr>
        <w:t xml:space="preserve"> and items separated by comma</w:t>
      </w:r>
      <w:r>
        <w:rPr>
          <w:rFonts w:cstheme="minorHAnsi"/>
          <w:color w:val="000000"/>
          <w:shd w:val="clear" w:color="auto" w:fill="FFFFFF"/>
        </w:rPr>
        <w:t xml:space="preserve">, when Sales Order is being created or Changed </w:t>
      </w:r>
      <w:r w:rsidR="00C8098E">
        <w:rPr>
          <w:rFonts w:cstheme="minorHAnsi"/>
          <w:color w:val="000000"/>
          <w:shd w:val="clear" w:color="auto" w:fill="FFFFFF"/>
        </w:rPr>
        <w:t>in Foreground</w:t>
      </w:r>
      <w:r>
        <w:rPr>
          <w:rFonts w:cstheme="minorHAnsi"/>
          <w:color w:val="000000"/>
          <w:shd w:val="clear" w:color="auto" w:fill="FFFFFF"/>
        </w:rPr>
        <w:t>, means this popup is only applica</w:t>
      </w:r>
      <w:r w:rsidR="00ED1F61">
        <w:rPr>
          <w:rFonts w:cstheme="minorHAnsi"/>
          <w:color w:val="000000"/>
          <w:shd w:val="clear" w:color="auto" w:fill="FFFFFF"/>
        </w:rPr>
        <w:t>ble</w:t>
      </w:r>
      <w:r>
        <w:rPr>
          <w:rFonts w:cstheme="minorHAnsi"/>
          <w:color w:val="000000"/>
          <w:shd w:val="clear" w:color="auto" w:fill="FFFFFF"/>
        </w:rPr>
        <w:t xml:space="preserve"> when we create or change Sales Order in Foreground mode.</w:t>
      </w:r>
    </w:p>
    <w:p w14:paraId="2CB4AFEA" w14:textId="77777777" w:rsidR="000B14F0" w:rsidRDefault="000B14F0" w:rsidP="003521AB">
      <w:pPr>
        <w:pStyle w:val="ListParagraph"/>
        <w:rPr>
          <w:rFonts w:cstheme="minorHAnsi"/>
          <w:color w:val="000000"/>
          <w:shd w:val="clear" w:color="auto" w:fill="FFFFFF"/>
        </w:rPr>
      </w:pPr>
    </w:p>
    <w:p w14:paraId="677EF34F" w14:textId="7E3F82B7" w:rsidR="000B14F0" w:rsidRPr="00AF2E76" w:rsidRDefault="000B14F0" w:rsidP="000B14F0">
      <w:pPr>
        <w:pStyle w:val="ListParagraph"/>
        <w:numPr>
          <w:ilvl w:val="0"/>
          <w:numId w:val="40"/>
        </w:numPr>
        <w:rPr>
          <w:rFonts w:cstheme="minorHAnsi"/>
        </w:rPr>
      </w:pPr>
      <w:r w:rsidRPr="000B14F0">
        <w:rPr>
          <w:rFonts w:cstheme="minorHAnsi"/>
        </w:rPr>
        <w:t xml:space="preserve">In </w:t>
      </w:r>
      <w:r w:rsidR="00ED1F61">
        <w:rPr>
          <w:rFonts w:cstheme="minorHAnsi"/>
        </w:rPr>
        <w:t>Include P</w:t>
      </w:r>
      <w:r w:rsidRPr="000B14F0">
        <w:rPr>
          <w:rFonts w:cstheme="minorHAnsi"/>
        </w:rPr>
        <w:t xml:space="preserve">rogram MV45AFZB (Main Program - SAPMV45A), in User Exit </w:t>
      </w:r>
      <w:r w:rsidRPr="000B14F0">
        <w:rPr>
          <w:rFonts w:cstheme="minorHAnsi"/>
          <w:color w:val="000000"/>
          <w:shd w:val="clear" w:color="auto" w:fill="FFFFFF"/>
        </w:rPr>
        <w:t>USEREXIT_CHECK_VBAK, an Implicit Enhancement ZO2C_E_REMOVE_DEL</w:t>
      </w:r>
      <w:r w:rsidR="00C8098E">
        <w:rPr>
          <w:rFonts w:cstheme="minorHAnsi"/>
          <w:color w:val="000000"/>
          <w:shd w:val="clear" w:color="auto" w:fill="FFFFFF"/>
        </w:rPr>
        <w:t>IVERY</w:t>
      </w:r>
      <w:r w:rsidRPr="000B14F0">
        <w:rPr>
          <w:rFonts w:cstheme="minorHAnsi"/>
          <w:color w:val="000000"/>
          <w:shd w:val="clear" w:color="auto" w:fill="FFFFFF"/>
        </w:rPr>
        <w:t>_BLOCK</w:t>
      </w:r>
      <w:r w:rsidR="00ED1F61">
        <w:rPr>
          <w:rFonts w:ascii="Courier New" w:hAnsi="Courier New" w:cs="Courier New"/>
          <w:color w:val="000000"/>
          <w:shd w:val="clear" w:color="auto" w:fill="FFFFFF"/>
        </w:rPr>
        <w:t xml:space="preserve"> </w:t>
      </w:r>
      <w:r w:rsidRPr="000B14F0">
        <w:rPr>
          <w:rFonts w:cstheme="minorHAnsi"/>
          <w:color w:val="000000"/>
          <w:shd w:val="clear" w:color="auto" w:fill="FFFFFF"/>
        </w:rPr>
        <w:t xml:space="preserve">is created to Remove the Delivery Block </w:t>
      </w:r>
      <w:r>
        <w:rPr>
          <w:rFonts w:cstheme="minorHAnsi"/>
          <w:color w:val="000000"/>
          <w:shd w:val="clear" w:color="auto" w:fill="FFFFFF"/>
        </w:rPr>
        <w:t>from Sales Order header, if Offline Approval is provided for Item Order Quantity</w:t>
      </w:r>
      <w:r w:rsidR="00AF2E76">
        <w:rPr>
          <w:rFonts w:cstheme="minorHAnsi"/>
          <w:color w:val="000000"/>
          <w:shd w:val="clear" w:color="auto" w:fill="FFFFFF"/>
        </w:rPr>
        <w:t xml:space="preserve"> </w:t>
      </w:r>
      <w:proofErr w:type="gramStart"/>
      <w:r w:rsidR="00AF2E76">
        <w:rPr>
          <w:rFonts w:cstheme="minorHAnsi"/>
          <w:color w:val="000000"/>
          <w:shd w:val="clear" w:color="auto" w:fill="FFFFFF"/>
        </w:rPr>
        <w:t>Allocation(</w:t>
      </w:r>
      <w:proofErr w:type="gramEnd"/>
      <w:r w:rsidR="00AF2E76">
        <w:rPr>
          <w:rFonts w:cstheme="minorHAnsi"/>
          <w:color w:val="000000"/>
          <w:shd w:val="clear" w:color="auto" w:fill="FFFFFF"/>
        </w:rPr>
        <w:t>Item Usage Indicator set to ‘ZPA’).</w:t>
      </w:r>
    </w:p>
    <w:p w14:paraId="303CA914" w14:textId="77777777" w:rsidR="00AF2E76" w:rsidRPr="00AF2E76" w:rsidRDefault="00AF2E76" w:rsidP="00AF2E76">
      <w:pPr>
        <w:pStyle w:val="ListParagraph"/>
        <w:rPr>
          <w:rFonts w:cstheme="minorHAnsi"/>
        </w:rPr>
      </w:pPr>
    </w:p>
    <w:p w14:paraId="10D2955A" w14:textId="41B130BB" w:rsidR="00AF2E76" w:rsidRPr="00ED1F61" w:rsidRDefault="00AF2E76" w:rsidP="000B14F0">
      <w:pPr>
        <w:pStyle w:val="ListParagraph"/>
        <w:numPr>
          <w:ilvl w:val="0"/>
          <w:numId w:val="40"/>
        </w:numPr>
        <w:rPr>
          <w:rFonts w:cstheme="minorHAnsi"/>
        </w:rPr>
      </w:pPr>
      <w:r>
        <w:rPr>
          <w:rFonts w:cstheme="minorHAnsi"/>
        </w:rPr>
        <w:t xml:space="preserve">Include </w:t>
      </w:r>
      <w:r w:rsidRPr="00AF2E76">
        <w:rPr>
          <w:rFonts w:cstheme="minorHAnsi"/>
        </w:rPr>
        <w:t>ZO2C_N_REMOVE_DEL</w:t>
      </w:r>
      <w:r w:rsidR="00C8098E">
        <w:rPr>
          <w:rFonts w:cstheme="minorHAnsi"/>
        </w:rPr>
        <w:t>IVERY</w:t>
      </w:r>
      <w:r w:rsidRPr="00AF2E76">
        <w:rPr>
          <w:rFonts w:cstheme="minorHAnsi"/>
        </w:rPr>
        <w:t>_BLOCK</w:t>
      </w:r>
      <w:r>
        <w:rPr>
          <w:rFonts w:cstheme="minorHAnsi"/>
        </w:rPr>
        <w:t xml:space="preserve"> is created under enhancement </w:t>
      </w:r>
      <w:r w:rsidRPr="000B14F0">
        <w:rPr>
          <w:rFonts w:cstheme="minorHAnsi"/>
          <w:color w:val="000000"/>
          <w:shd w:val="clear" w:color="auto" w:fill="FFFFFF"/>
        </w:rPr>
        <w:t>ZO2C_E_REMOVE_DEL</w:t>
      </w:r>
      <w:r w:rsidR="00C8098E">
        <w:rPr>
          <w:rFonts w:cstheme="minorHAnsi"/>
          <w:color w:val="000000"/>
          <w:shd w:val="clear" w:color="auto" w:fill="FFFFFF"/>
        </w:rPr>
        <w:t>IVERY</w:t>
      </w:r>
      <w:r w:rsidRPr="000B14F0">
        <w:rPr>
          <w:rFonts w:cstheme="minorHAnsi"/>
          <w:color w:val="000000"/>
          <w:shd w:val="clear" w:color="auto" w:fill="FFFFFF"/>
        </w:rPr>
        <w:t>_BLOCK</w:t>
      </w:r>
      <w:r>
        <w:rPr>
          <w:rFonts w:cstheme="minorHAnsi"/>
          <w:color w:val="000000"/>
          <w:shd w:val="clear" w:color="auto" w:fill="FFFFFF"/>
        </w:rPr>
        <w:t>, In this include first check, if the Enhancement is active in Enhancement Control table, if yes, then check if Transaction type is ‘V’, means Sales Order is being changed, if yes, then</w:t>
      </w:r>
      <w:r w:rsidR="00F6407C">
        <w:rPr>
          <w:rFonts w:cstheme="minorHAnsi"/>
          <w:color w:val="000000"/>
          <w:shd w:val="clear" w:color="auto" w:fill="FFFFFF"/>
        </w:rPr>
        <w:t xml:space="preserve"> </w:t>
      </w:r>
      <w:r w:rsidR="00E53BF0">
        <w:rPr>
          <w:rFonts w:cstheme="minorHAnsi"/>
          <w:color w:val="000000"/>
          <w:shd w:val="clear" w:color="auto" w:fill="FFFFFF"/>
        </w:rPr>
        <w:t>fetch</w:t>
      </w:r>
      <w:r w:rsidR="00F6407C">
        <w:rPr>
          <w:rFonts w:cstheme="minorHAnsi"/>
          <w:color w:val="000000"/>
          <w:shd w:val="clear" w:color="auto" w:fill="FFFFFF"/>
        </w:rPr>
        <w:t xml:space="preserve"> CCD table entries</w:t>
      </w:r>
      <w:r>
        <w:rPr>
          <w:rFonts w:cstheme="minorHAnsi"/>
          <w:color w:val="000000"/>
          <w:shd w:val="clear" w:color="auto" w:fill="FFFFFF"/>
        </w:rPr>
        <w:t xml:space="preserve"> </w:t>
      </w:r>
      <w:r w:rsidR="00E53BF0">
        <w:rPr>
          <w:rFonts w:cstheme="minorHAnsi"/>
          <w:color w:val="000000"/>
          <w:shd w:val="clear" w:color="auto" w:fill="FFFFFF"/>
        </w:rPr>
        <w:t>to get Delivery Header Block</w:t>
      </w:r>
      <w:r w:rsidR="00BD7EA4">
        <w:rPr>
          <w:rFonts w:cstheme="minorHAnsi"/>
          <w:color w:val="000000"/>
          <w:shd w:val="clear" w:color="auto" w:fill="FFFFFF"/>
        </w:rPr>
        <w:t>, Reason for Rejection</w:t>
      </w:r>
      <w:r w:rsidR="00E53BF0">
        <w:rPr>
          <w:rFonts w:cstheme="minorHAnsi"/>
          <w:color w:val="000000"/>
          <w:shd w:val="clear" w:color="auto" w:fill="FFFFFF"/>
        </w:rPr>
        <w:t xml:space="preserve"> </w:t>
      </w:r>
      <w:r w:rsidR="00C8098E">
        <w:rPr>
          <w:rFonts w:cstheme="minorHAnsi"/>
          <w:color w:val="000000"/>
          <w:shd w:val="clear" w:color="auto" w:fill="FFFFFF"/>
        </w:rPr>
        <w:t xml:space="preserve">values </w:t>
      </w:r>
      <w:r w:rsidR="00E53BF0">
        <w:rPr>
          <w:rFonts w:cstheme="minorHAnsi"/>
          <w:color w:val="000000"/>
          <w:shd w:val="clear" w:color="auto" w:fill="FFFFFF"/>
        </w:rPr>
        <w:t xml:space="preserve">and Usage Indicator </w:t>
      </w:r>
      <w:r w:rsidR="00C8098E">
        <w:rPr>
          <w:rFonts w:cstheme="minorHAnsi"/>
          <w:color w:val="000000"/>
          <w:shd w:val="clear" w:color="auto" w:fill="FFFFFF"/>
        </w:rPr>
        <w:t>range table</w:t>
      </w:r>
      <w:r w:rsidR="00E53BF0">
        <w:rPr>
          <w:rFonts w:cstheme="minorHAnsi"/>
          <w:color w:val="000000"/>
          <w:shd w:val="clear" w:color="auto" w:fill="FFFFFF"/>
        </w:rPr>
        <w:t xml:space="preserve">, then </w:t>
      </w:r>
      <w:r>
        <w:rPr>
          <w:rFonts w:cstheme="minorHAnsi"/>
          <w:color w:val="000000"/>
          <w:shd w:val="clear" w:color="auto" w:fill="FFFFFF"/>
        </w:rPr>
        <w:t>check if Delivery Block is set at Sales Order header(VBAK-LIFSK = ‘ZA’)</w:t>
      </w:r>
      <w:r w:rsidR="00E53BF0">
        <w:rPr>
          <w:rFonts w:cstheme="minorHAnsi"/>
          <w:color w:val="000000"/>
          <w:shd w:val="clear" w:color="auto" w:fill="FFFFFF"/>
        </w:rPr>
        <w:t>(Obtained from CCD table)</w:t>
      </w:r>
      <w:r>
        <w:rPr>
          <w:rFonts w:cstheme="minorHAnsi"/>
          <w:color w:val="000000"/>
          <w:shd w:val="clear" w:color="auto" w:fill="FFFFFF"/>
        </w:rPr>
        <w:t xml:space="preserve">, if yes, </w:t>
      </w:r>
      <w:r w:rsidR="00BD7EA4">
        <w:rPr>
          <w:rFonts w:cstheme="minorHAnsi"/>
          <w:color w:val="000000"/>
          <w:shd w:val="clear" w:color="auto" w:fill="FFFFFF"/>
        </w:rPr>
        <w:t xml:space="preserve">if </w:t>
      </w:r>
      <w:r>
        <w:rPr>
          <w:rFonts w:cstheme="minorHAnsi"/>
          <w:color w:val="000000"/>
          <w:shd w:val="clear" w:color="auto" w:fill="FFFFFF"/>
        </w:rPr>
        <w:t>any of the Sales Order Item</w:t>
      </w:r>
      <w:r w:rsidR="00ED1F61">
        <w:rPr>
          <w:rFonts w:cstheme="minorHAnsi"/>
          <w:color w:val="000000"/>
          <w:shd w:val="clear" w:color="auto" w:fill="FFFFFF"/>
        </w:rPr>
        <w:t>(table XVBAP[])</w:t>
      </w:r>
      <w:r>
        <w:rPr>
          <w:rFonts w:cstheme="minorHAnsi"/>
          <w:color w:val="000000"/>
          <w:shd w:val="clear" w:color="auto" w:fill="FFFFFF"/>
        </w:rPr>
        <w:t xml:space="preserve"> has Usage Indicator set</w:t>
      </w:r>
      <w:r w:rsidR="00ED1F61">
        <w:rPr>
          <w:rFonts w:cstheme="minorHAnsi"/>
          <w:color w:val="000000"/>
          <w:shd w:val="clear" w:color="auto" w:fill="FFFFFF"/>
        </w:rPr>
        <w:t>(VKAUS= ‘ZPA’ – Product Allocation Approved)</w:t>
      </w:r>
      <w:r w:rsidR="00C374C5">
        <w:rPr>
          <w:rFonts w:cstheme="minorHAnsi"/>
          <w:color w:val="000000"/>
          <w:shd w:val="clear" w:color="auto" w:fill="FFFFFF"/>
        </w:rPr>
        <w:t>(Obtai</w:t>
      </w:r>
      <w:r w:rsidR="00E53BF0">
        <w:rPr>
          <w:rFonts w:cstheme="minorHAnsi"/>
          <w:color w:val="000000"/>
          <w:shd w:val="clear" w:color="auto" w:fill="FFFFFF"/>
        </w:rPr>
        <w:t xml:space="preserve">ned </w:t>
      </w:r>
      <w:r w:rsidR="00C374C5">
        <w:rPr>
          <w:rFonts w:cstheme="minorHAnsi"/>
          <w:color w:val="000000"/>
          <w:shd w:val="clear" w:color="auto" w:fill="FFFFFF"/>
        </w:rPr>
        <w:t>from</w:t>
      </w:r>
      <w:r w:rsidR="00E53BF0">
        <w:rPr>
          <w:rFonts w:cstheme="minorHAnsi"/>
          <w:color w:val="000000"/>
          <w:shd w:val="clear" w:color="auto" w:fill="FFFFFF"/>
        </w:rPr>
        <w:t xml:space="preserve"> CCD table)</w:t>
      </w:r>
      <w:r w:rsidR="00BD7EA4">
        <w:rPr>
          <w:rFonts w:cstheme="minorHAnsi"/>
          <w:color w:val="000000"/>
          <w:shd w:val="clear" w:color="auto" w:fill="FFFFFF"/>
        </w:rPr>
        <w:t xml:space="preserve"> and Update indicator is ‘U’</w:t>
      </w:r>
      <w:r w:rsidR="00ED1F61">
        <w:rPr>
          <w:rFonts w:cstheme="minorHAnsi"/>
          <w:color w:val="000000"/>
          <w:shd w:val="clear" w:color="auto" w:fill="FFFFFF"/>
        </w:rPr>
        <w:t>, if yes, then</w:t>
      </w:r>
      <w:r w:rsidR="00BD7EA4">
        <w:rPr>
          <w:rFonts w:cstheme="minorHAnsi"/>
          <w:color w:val="000000"/>
          <w:shd w:val="clear" w:color="auto" w:fill="FFFFFF"/>
        </w:rPr>
        <w:t xml:space="preserve"> check if none of the Line item has Reason for Rejection ‘ZT’(Sales Allocation Denied)</w:t>
      </w:r>
      <w:r w:rsidR="00ED1F61">
        <w:rPr>
          <w:rFonts w:cstheme="minorHAnsi"/>
          <w:color w:val="000000"/>
          <w:shd w:val="clear" w:color="auto" w:fill="FFFFFF"/>
        </w:rPr>
        <w:t xml:space="preserve"> </w:t>
      </w:r>
      <w:r w:rsidR="00BD7EA4">
        <w:rPr>
          <w:rFonts w:cstheme="minorHAnsi"/>
          <w:color w:val="000000"/>
          <w:shd w:val="clear" w:color="auto" w:fill="FFFFFF"/>
        </w:rPr>
        <w:t>, if yes, then r</w:t>
      </w:r>
      <w:r w:rsidR="00ED1F61">
        <w:rPr>
          <w:rFonts w:cstheme="minorHAnsi"/>
          <w:color w:val="000000"/>
          <w:shd w:val="clear" w:color="auto" w:fill="FFFFFF"/>
        </w:rPr>
        <w:t>emove the Delivery Block from Sales Order header(VBAK-LIFSK = space).</w:t>
      </w:r>
    </w:p>
    <w:p w14:paraId="198836C0" w14:textId="77777777" w:rsidR="00ED1F61" w:rsidRPr="00ED1F61" w:rsidRDefault="00ED1F61" w:rsidP="00ED1F61">
      <w:pPr>
        <w:pStyle w:val="ListParagraph"/>
        <w:rPr>
          <w:rFonts w:cstheme="minorHAnsi"/>
        </w:rPr>
      </w:pPr>
    </w:p>
    <w:p w14:paraId="19C76792" w14:textId="4AF3CD4E" w:rsidR="0049616B" w:rsidRPr="00E53BF0" w:rsidRDefault="00ED1F61" w:rsidP="0049616B">
      <w:pPr>
        <w:pStyle w:val="ListParagraph"/>
        <w:numPr>
          <w:ilvl w:val="0"/>
          <w:numId w:val="40"/>
        </w:numPr>
        <w:rPr>
          <w:rFonts w:cstheme="minorHAnsi"/>
        </w:rPr>
      </w:pPr>
      <w:r w:rsidRPr="00D51550">
        <w:rPr>
          <w:rFonts w:cstheme="minorHAnsi"/>
        </w:rPr>
        <w:t xml:space="preserve">In Include Program MV45AFZB (Main Program - SAPMV45A), in User Exit </w:t>
      </w:r>
      <w:r w:rsidRPr="00D51550">
        <w:rPr>
          <w:rFonts w:cstheme="minorHAnsi"/>
          <w:color w:val="000000"/>
          <w:shd w:val="clear" w:color="auto" w:fill="FFFFFF"/>
        </w:rPr>
        <w:t>USEREXIT_CHECK_VBAP, an Implicit Enhancement ZO2C_E_REMOVE_REJ</w:t>
      </w:r>
      <w:r w:rsidR="00C8098E">
        <w:rPr>
          <w:rFonts w:cstheme="minorHAnsi"/>
          <w:color w:val="000000"/>
          <w:shd w:val="clear" w:color="auto" w:fill="FFFFFF"/>
        </w:rPr>
        <w:t>ECTION</w:t>
      </w:r>
      <w:r w:rsidRPr="00D51550">
        <w:rPr>
          <w:rFonts w:cstheme="minorHAnsi"/>
          <w:color w:val="000000"/>
          <w:shd w:val="clear" w:color="auto" w:fill="FFFFFF"/>
        </w:rPr>
        <w:t>_REASON is created</w:t>
      </w:r>
      <w:r w:rsidR="00A54A7B" w:rsidRPr="00D51550">
        <w:rPr>
          <w:rFonts w:cstheme="minorHAnsi"/>
          <w:color w:val="000000"/>
          <w:shd w:val="clear" w:color="auto" w:fill="FFFFFF"/>
        </w:rPr>
        <w:t xml:space="preserve"> to Remove Reason for Rejection at Sales Order </w:t>
      </w:r>
      <w:proofErr w:type="gramStart"/>
      <w:r w:rsidR="00A54A7B" w:rsidRPr="00D51550">
        <w:rPr>
          <w:rFonts w:cstheme="minorHAnsi"/>
          <w:color w:val="000000"/>
          <w:shd w:val="clear" w:color="auto" w:fill="FFFFFF"/>
        </w:rPr>
        <w:t xml:space="preserve">Item, </w:t>
      </w:r>
      <w:r w:rsidR="00D51550">
        <w:rPr>
          <w:rFonts w:cstheme="minorHAnsi"/>
          <w:color w:val="000000"/>
          <w:shd w:val="clear" w:color="auto" w:fill="FFFFFF"/>
        </w:rPr>
        <w:t xml:space="preserve"> if</w:t>
      </w:r>
      <w:proofErr w:type="gramEnd"/>
      <w:r w:rsidR="00D51550">
        <w:rPr>
          <w:rFonts w:cstheme="minorHAnsi"/>
          <w:color w:val="000000"/>
          <w:shd w:val="clear" w:color="auto" w:fill="FFFFFF"/>
        </w:rPr>
        <w:t xml:space="preserve"> Offline Approval is provided for Item Order Quantity Allocation(Item Usage Indicator set to ‘ZPA’).</w:t>
      </w:r>
    </w:p>
    <w:p w14:paraId="08ADE99B" w14:textId="77777777" w:rsidR="00E53BF0" w:rsidRPr="00E53BF0" w:rsidRDefault="00E53BF0" w:rsidP="00E53BF0">
      <w:pPr>
        <w:rPr>
          <w:rFonts w:cstheme="minorHAnsi"/>
        </w:rPr>
      </w:pPr>
    </w:p>
    <w:p w14:paraId="5A9243C9" w14:textId="15C1BBDD" w:rsidR="00F229B8" w:rsidRPr="003B6817" w:rsidRDefault="00D51550" w:rsidP="00482698">
      <w:pPr>
        <w:pStyle w:val="ListParagraph"/>
        <w:numPr>
          <w:ilvl w:val="0"/>
          <w:numId w:val="40"/>
        </w:numPr>
      </w:pPr>
      <w:r>
        <w:t xml:space="preserve">Include </w:t>
      </w:r>
      <w:r w:rsidRPr="00D51550">
        <w:t>ZO2C_N_REMOVE_REJ</w:t>
      </w:r>
      <w:r w:rsidR="00C8098E">
        <w:t>ECTION</w:t>
      </w:r>
      <w:r w:rsidRPr="00D51550">
        <w:t>_REASON</w:t>
      </w:r>
      <w:r>
        <w:t xml:space="preserve"> is created under enhancement </w:t>
      </w:r>
      <w:r w:rsidRPr="00D51550">
        <w:rPr>
          <w:rFonts w:cstheme="minorHAnsi"/>
          <w:color w:val="000000"/>
          <w:shd w:val="clear" w:color="auto" w:fill="FFFFFF"/>
        </w:rPr>
        <w:t>ZO2C_E_REMOVE_REJ</w:t>
      </w:r>
      <w:r w:rsidR="00C8098E">
        <w:rPr>
          <w:rFonts w:cstheme="minorHAnsi"/>
          <w:color w:val="000000"/>
          <w:shd w:val="clear" w:color="auto" w:fill="FFFFFF"/>
        </w:rPr>
        <w:t>ECTION</w:t>
      </w:r>
      <w:r w:rsidRPr="00D51550">
        <w:rPr>
          <w:rFonts w:cstheme="minorHAnsi"/>
          <w:color w:val="000000"/>
          <w:shd w:val="clear" w:color="auto" w:fill="FFFFFF"/>
        </w:rPr>
        <w:t>_REASON</w:t>
      </w:r>
      <w:r>
        <w:rPr>
          <w:rFonts w:cstheme="minorHAnsi"/>
          <w:color w:val="000000"/>
          <w:shd w:val="clear" w:color="auto" w:fill="FFFFFF"/>
        </w:rPr>
        <w:t>, In this include first check, if the Enhancement is active in Enhancement Control table, if yes,</w:t>
      </w:r>
      <w:r w:rsidR="00E53BF0">
        <w:rPr>
          <w:rFonts w:cstheme="minorHAnsi"/>
          <w:color w:val="000000"/>
          <w:shd w:val="clear" w:color="auto" w:fill="FFFFFF"/>
        </w:rPr>
        <w:t xml:space="preserve"> then fetch the CCD table entries to get Item Reason for Rejection and Usage Indicator values,</w:t>
      </w:r>
      <w:r>
        <w:rPr>
          <w:rFonts w:cstheme="minorHAnsi"/>
          <w:color w:val="000000"/>
          <w:shd w:val="clear" w:color="auto" w:fill="FFFFFF"/>
        </w:rPr>
        <w:t xml:space="preserve"> then check if Transaction Type is ‘V’(Sales Order is being changed), if yes, then check if for the Sales Order Item Reason for Rejection set(VBAP-ABGRU = ‘ZT’)</w:t>
      </w:r>
      <w:r w:rsidR="00E53BF0">
        <w:rPr>
          <w:rFonts w:cstheme="minorHAnsi"/>
          <w:color w:val="000000"/>
          <w:shd w:val="clear" w:color="auto" w:fill="FFFFFF"/>
        </w:rPr>
        <w:t>(</w:t>
      </w:r>
      <w:r w:rsidR="00C374C5">
        <w:rPr>
          <w:rFonts w:cstheme="minorHAnsi"/>
          <w:color w:val="000000"/>
          <w:shd w:val="clear" w:color="auto" w:fill="FFFFFF"/>
        </w:rPr>
        <w:t>Obtained from</w:t>
      </w:r>
      <w:r w:rsidR="00E53BF0">
        <w:rPr>
          <w:rFonts w:cstheme="minorHAnsi"/>
          <w:color w:val="000000"/>
          <w:shd w:val="clear" w:color="auto" w:fill="FFFFFF"/>
        </w:rPr>
        <w:t xml:space="preserve"> CCD table)</w:t>
      </w:r>
      <w:r w:rsidR="0049616B">
        <w:rPr>
          <w:rFonts w:cstheme="minorHAnsi"/>
          <w:color w:val="000000"/>
          <w:shd w:val="clear" w:color="auto" w:fill="FFFFFF"/>
        </w:rPr>
        <w:t xml:space="preserve"> and Item Usage Indicator is set(VBAP-VKAUS = ‘ZPA’)</w:t>
      </w:r>
      <w:r w:rsidR="00E53BF0">
        <w:rPr>
          <w:rFonts w:cstheme="minorHAnsi"/>
          <w:color w:val="000000"/>
          <w:shd w:val="clear" w:color="auto" w:fill="FFFFFF"/>
        </w:rPr>
        <w:t>(</w:t>
      </w:r>
      <w:r w:rsidR="00C374C5">
        <w:rPr>
          <w:rFonts w:cstheme="minorHAnsi"/>
          <w:color w:val="000000"/>
          <w:shd w:val="clear" w:color="auto" w:fill="FFFFFF"/>
        </w:rPr>
        <w:t>Obtai</w:t>
      </w:r>
      <w:r w:rsidR="00E53BF0">
        <w:rPr>
          <w:rFonts w:cstheme="minorHAnsi"/>
          <w:color w:val="000000"/>
          <w:shd w:val="clear" w:color="auto" w:fill="FFFFFF"/>
        </w:rPr>
        <w:t xml:space="preserve">ned </w:t>
      </w:r>
      <w:r w:rsidR="00C374C5">
        <w:rPr>
          <w:rFonts w:cstheme="minorHAnsi"/>
          <w:color w:val="000000"/>
          <w:shd w:val="clear" w:color="auto" w:fill="FFFFFF"/>
        </w:rPr>
        <w:t>from</w:t>
      </w:r>
      <w:r w:rsidR="00E53BF0">
        <w:rPr>
          <w:rFonts w:cstheme="minorHAnsi"/>
          <w:color w:val="000000"/>
          <w:shd w:val="clear" w:color="auto" w:fill="FFFFFF"/>
        </w:rPr>
        <w:t xml:space="preserve"> CCD table)</w:t>
      </w:r>
      <w:r w:rsidR="0049616B">
        <w:rPr>
          <w:rFonts w:cstheme="minorHAnsi"/>
          <w:color w:val="000000"/>
          <w:shd w:val="clear" w:color="auto" w:fill="FFFFFF"/>
        </w:rPr>
        <w:t>, if yes, then remove the item Reason for Rejection(VBAP-ABGRU = space).</w:t>
      </w:r>
    </w:p>
    <w:p w14:paraId="69DD208D" w14:textId="77777777" w:rsidR="003B6817" w:rsidRDefault="003B6817" w:rsidP="003B6817">
      <w:pPr>
        <w:pStyle w:val="ListParagraph"/>
      </w:pPr>
    </w:p>
    <w:p w14:paraId="4450C688" w14:textId="267A09F3" w:rsidR="003B6817" w:rsidRPr="00A06AAB" w:rsidRDefault="003B6817" w:rsidP="00A06AAB">
      <w:pPr>
        <w:pStyle w:val="ListParagraph"/>
        <w:numPr>
          <w:ilvl w:val="0"/>
          <w:numId w:val="40"/>
        </w:numPr>
        <w:rPr>
          <w:rFonts w:cstheme="minorHAnsi"/>
        </w:rPr>
      </w:pPr>
      <w:r w:rsidRPr="00A06AAB">
        <w:rPr>
          <w:rFonts w:cstheme="minorHAnsi"/>
        </w:rPr>
        <w:t xml:space="preserve">In Class CL_READ_PAL_DATA, Method IF_READ_PAL_DATA~GET_PAL_DATA_UUIDS, At last of the method, an Implicit Enhancement </w:t>
      </w:r>
      <w:r w:rsidRPr="00A06AAB">
        <w:rPr>
          <w:rFonts w:cstheme="minorHAnsi"/>
          <w:shd w:val="clear" w:color="auto" w:fill="FFFFFF"/>
        </w:rPr>
        <w:t>ZO2C_E_UPDATE_PA_CHAR_CNST_ST is created t</w:t>
      </w:r>
      <w:r w:rsidR="00A06AAB">
        <w:rPr>
          <w:rFonts w:cstheme="minorHAnsi"/>
          <w:shd w:val="clear" w:color="auto" w:fill="FFFFFF"/>
        </w:rPr>
        <w:t xml:space="preserve">o </w:t>
      </w:r>
      <w:r w:rsidRPr="00A06AAB">
        <w:rPr>
          <w:rFonts w:cstheme="minorHAnsi"/>
          <w:shd w:val="clear" w:color="auto" w:fill="FFFFFF"/>
        </w:rPr>
        <w:t>Set Product Allocation Characteristic Constraint Status to</w:t>
      </w:r>
      <w:r w:rsidR="00A06AAB">
        <w:rPr>
          <w:rFonts w:cstheme="minorHAnsi"/>
          <w:shd w:val="clear" w:color="auto" w:fill="FFFFFF"/>
        </w:rPr>
        <w:t xml:space="preserve"> </w:t>
      </w:r>
      <w:r w:rsidRPr="00A06AAB">
        <w:rPr>
          <w:rFonts w:cstheme="minorHAnsi"/>
          <w:shd w:val="clear" w:color="auto" w:fill="FFFFFF"/>
        </w:rPr>
        <w:lastRenderedPageBreak/>
        <w:t>Unrestricted Availablity when user changes </w:t>
      </w:r>
      <w:r w:rsidR="00A06AAB">
        <w:rPr>
          <w:rFonts w:cstheme="minorHAnsi"/>
          <w:shd w:val="clear" w:color="auto" w:fill="FFFFFF"/>
        </w:rPr>
        <w:t>the</w:t>
      </w:r>
      <w:r w:rsidRPr="00A06AAB">
        <w:rPr>
          <w:rFonts w:cstheme="minorHAnsi"/>
          <w:shd w:val="clear" w:color="auto" w:fill="FFFFFF"/>
        </w:rPr>
        <w:t> Usage Indicator to 'Product Allocation Approved' for a Sales Order Line Item</w:t>
      </w:r>
      <w:r w:rsidR="00A06AAB">
        <w:rPr>
          <w:rFonts w:cstheme="minorHAnsi"/>
          <w:shd w:val="clear" w:color="auto" w:fill="FFFFFF"/>
        </w:rPr>
        <w:t>.</w:t>
      </w:r>
    </w:p>
    <w:p w14:paraId="4C18B409" w14:textId="77777777" w:rsidR="00A06AAB" w:rsidRPr="00A06AAB" w:rsidRDefault="00A06AAB" w:rsidP="00A06AAB">
      <w:pPr>
        <w:pStyle w:val="ListParagraph"/>
        <w:rPr>
          <w:rFonts w:cstheme="minorHAnsi"/>
        </w:rPr>
      </w:pPr>
    </w:p>
    <w:p w14:paraId="32DC64ED" w14:textId="4CDE13CA" w:rsidR="00A06AAB" w:rsidRPr="000059D7" w:rsidRDefault="00A06AAB" w:rsidP="00A06AAB">
      <w:pPr>
        <w:pStyle w:val="ListParagraph"/>
        <w:numPr>
          <w:ilvl w:val="0"/>
          <w:numId w:val="40"/>
        </w:numPr>
        <w:rPr>
          <w:rFonts w:cstheme="minorHAnsi"/>
        </w:rPr>
      </w:pPr>
      <w:r w:rsidRPr="000059D7">
        <w:rPr>
          <w:rFonts w:cstheme="minorHAnsi"/>
        </w:rPr>
        <w:t xml:space="preserve">Include ZO2C_N_UPDATE_PA_CHAR_CNST_ST is created under enhancement </w:t>
      </w:r>
      <w:r w:rsidRPr="000059D7">
        <w:rPr>
          <w:rFonts w:cstheme="minorHAnsi"/>
          <w:shd w:val="clear" w:color="auto" w:fill="FFFFFF"/>
        </w:rPr>
        <w:t xml:space="preserve">ZO2C_E_UPDATE_PA_CHAR_CNST_ST, In this first check if the Enhancement is active or not, if yes, then get Sales Order header from stack </w:t>
      </w:r>
      <w:r w:rsidRPr="000059D7">
        <w:rPr>
          <w:rFonts w:cstheme="minorHAnsi"/>
          <w:color w:val="800080"/>
          <w:shd w:val="clear" w:color="auto" w:fill="FFFFFF"/>
        </w:rPr>
        <w:t>(</w:t>
      </w:r>
      <w:r w:rsidRPr="000059D7">
        <w:rPr>
          <w:rFonts w:cstheme="minorHAnsi"/>
          <w:color w:val="000000"/>
          <w:shd w:val="clear" w:color="auto" w:fill="FFFFFF"/>
        </w:rPr>
        <w:t>SAPMV45A</w:t>
      </w:r>
      <w:r w:rsidRPr="000059D7">
        <w:rPr>
          <w:rFonts w:cstheme="minorHAnsi"/>
          <w:color w:val="800080"/>
          <w:shd w:val="clear" w:color="auto" w:fill="FFFFFF"/>
        </w:rPr>
        <w:t>)</w:t>
      </w:r>
      <w:r w:rsidRPr="000059D7">
        <w:rPr>
          <w:rFonts w:cstheme="minorHAnsi"/>
          <w:color w:val="000000"/>
          <w:shd w:val="clear" w:color="auto" w:fill="FFFFFF"/>
        </w:rPr>
        <w:t xml:space="preserve">VBAK and Sales Order Item table from Stack </w:t>
      </w:r>
      <w:r w:rsidRPr="000059D7">
        <w:rPr>
          <w:rFonts w:cstheme="minorHAnsi"/>
          <w:color w:val="800080"/>
          <w:shd w:val="clear" w:color="auto" w:fill="FFFFFF"/>
        </w:rPr>
        <w:t>(</w:t>
      </w:r>
      <w:r w:rsidRPr="000059D7">
        <w:rPr>
          <w:rFonts w:cstheme="minorHAnsi"/>
          <w:color w:val="000000"/>
          <w:shd w:val="clear" w:color="auto" w:fill="FFFFFF"/>
        </w:rPr>
        <w:t>SAPMV45A</w:t>
      </w:r>
      <w:r w:rsidRPr="000059D7">
        <w:rPr>
          <w:rFonts w:cstheme="minorHAnsi"/>
          <w:color w:val="800080"/>
          <w:shd w:val="clear" w:color="auto" w:fill="FFFFFF"/>
        </w:rPr>
        <w:t>)</w:t>
      </w:r>
      <w:r w:rsidRPr="000059D7">
        <w:rPr>
          <w:rFonts w:cstheme="minorHAnsi"/>
          <w:color w:val="000000"/>
          <w:shd w:val="clear" w:color="auto" w:fill="FFFFFF"/>
        </w:rPr>
        <w:t xml:space="preserve">XVBAP[], </w:t>
      </w:r>
      <w:r w:rsidR="000059D7" w:rsidRPr="000059D7">
        <w:rPr>
          <w:rFonts w:cstheme="minorHAnsi"/>
          <w:color w:val="000000"/>
          <w:shd w:val="clear" w:color="auto" w:fill="FFFFFF"/>
        </w:rPr>
        <w:t>then fetch the CCD table entries to get Usage Indicator and Sales Organization</w:t>
      </w:r>
      <w:r w:rsidR="000059D7">
        <w:rPr>
          <w:rFonts w:cstheme="minorHAnsi"/>
          <w:color w:val="000000"/>
          <w:shd w:val="clear" w:color="auto" w:fill="FFFFFF"/>
        </w:rPr>
        <w:t xml:space="preserve">, </w:t>
      </w:r>
      <w:r w:rsidR="000059D7" w:rsidRPr="000059D7">
        <w:rPr>
          <w:rFonts w:cstheme="minorHAnsi"/>
          <w:color w:val="000000"/>
          <w:shd w:val="clear" w:color="auto" w:fill="FFFFFF"/>
        </w:rPr>
        <w:t>Distribution Channel</w:t>
      </w:r>
      <w:r w:rsidR="000059D7">
        <w:rPr>
          <w:rFonts w:cstheme="minorHAnsi"/>
          <w:color w:val="000000"/>
          <w:shd w:val="clear" w:color="auto" w:fill="FFFFFF"/>
        </w:rPr>
        <w:t xml:space="preserve">, </w:t>
      </w:r>
      <w:r w:rsidR="000059D7" w:rsidRPr="000059D7">
        <w:rPr>
          <w:rFonts w:cstheme="minorHAnsi"/>
          <w:color w:val="000000"/>
          <w:shd w:val="clear" w:color="auto" w:fill="FFFFFF"/>
        </w:rPr>
        <w:t>Division combination range tables and Product Allocation Characteristic Constraint Status value</w:t>
      </w:r>
      <w:r w:rsidR="000059D7">
        <w:rPr>
          <w:rFonts w:cstheme="minorHAnsi"/>
          <w:color w:val="000000"/>
          <w:shd w:val="clear" w:color="auto" w:fill="FFFFFF"/>
        </w:rPr>
        <w:t xml:space="preserve">. Get the </w:t>
      </w:r>
      <w:r w:rsidR="00EC6840">
        <w:rPr>
          <w:rFonts w:cstheme="minorHAnsi"/>
          <w:color w:val="000000"/>
          <w:shd w:val="clear" w:color="auto" w:fill="FFFFFF"/>
        </w:rPr>
        <w:t>Sales Organization, Distribution Channel, Division combination from Sales Order header data obtained from stack and check if this is there in range table prepared from CCD, if yes, then change the Product Allocation Characteristic Constraint Status to ‘01’(Obtained from CCD)</w:t>
      </w:r>
      <w:r w:rsidR="00C6483E">
        <w:rPr>
          <w:rFonts w:cstheme="minorHAnsi"/>
          <w:color w:val="000000"/>
          <w:shd w:val="clear" w:color="auto" w:fill="FFFFFF"/>
        </w:rPr>
        <w:t xml:space="preserve"> in Product Allocation Order item data &lt;</w:t>
      </w:r>
      <w:proofErr w:type="spellStart"/>
      <w:r w:rsidR="00C6483E">
        <w:rPr>
          <w:rFonts w:cstheme="minorHAnsi"/>
          <w:color w:val="000000"/>
          <w:shd w:val="clear" w:color="auto" w:fill="FFFFFF"/>
        </w:rPr>
        <w:t>order_pal</w:t>
      </w:r>
      <w:proofErr w:type="spellEnd"/>
      <w:r w:rsidR="00C6483E">
        <w:rPr>
          <w:rFonts w:cstheme="minorHAnsi"/>
          <w:color w:val="000000"/>
          <w:shd w:val="clear" w:color="auto" w:fill="FFFFFF"/>
        </w:rPr>
        <w:t>&gt;</w:t>
      </w:r>
      <w:r w:rsidR="00EC6840">
        <w:rPr>
          <w:rFonts w:cstheme="minorHAnsi"/>
          <w:color w:val="000000"/>
          <w:shd w:val="clear" w:color="auto" w:fill="FFFFFF"/>
        </w:rPr>
        <w:t>, if for that Line item Usage Indicator is set to ‘ZPA’ (Obtained from CCD).</w:t>
      </w:r>
    </w:p>
    <w:p w14:paraId="46941CD8" w14:textId="7CC4184B" w:rsidR="0083018A" w:rsidRDefault="0083018A" w:rsidP="00584DD3">
      <w:pPr>
        <w:spacing w:after="0" w:line="240" w:lineRule="auto"/>
        <w:jc w:val="both"/>
      </w:pPr>
    </w:p>
    <w:p w14:paraId="09E4FF1E" w14:textId="77777777" w:rsidR="00283A1C" w:rsidRPr="0083018A" w:rsidRDefault="00283A1C" w:rsidP="00584DD3">
      <w:pPr>
        <w:spacing w:after="0" w:line="240" w:lineRule="auto"/>
        <w:jc w:val="both"/>
      </w:pPr>
    </w:p>
    <w:p w14:paraId="1998D66A" w14:textId="77777777" w:rsidR="0083018A" w:rsidRPr="0083018A" w:rsidRDefault="0083018A" w:rsidP="00855CDF">
      <w:pPr>
        <w:pStyle w:val="Heading2"/>
        <w:numPr>
          <w:ilvl w:val="0"/>
          <w:numId w:val="23"/>
        </w:numPr>
        <w:tabs>
          <w:tab w:val="left" w:pos="360"/>
        </w:tabs>
      </w:pPr>
      <w:bookmarkStart w:id="12" w:name="_Toc497081645"/>
      <w:bookmarkStart w:id="13" w:name="_Toc498541687"/>
      <w:bookmarkStart w:id="14" w:name="_Toc24722250"/>
      <w:bookmarkStart w:id="15" w:name="_Toc89705681"/>
      <w:bookmarkEnd w:id="11"/>
      <w:r w:rsidRPr="0083018A">
        <w:t>Enhancement Techniques</w:t>
      </w:r>
      <w:bookmarkEnd w:id="12"/>
      <w:bookmarkEnd w:id="13"/>
      <w:bookmarkEnd w:id="14"/>
      <w:bookmarkEnd w:id="15"/>
    </w:p>
    <w:p w14:paraId="2FDABB7F" w14:textId="77777777" w:rsidR="00855CDF" w:rsidRDefault="00855CDF" w:rsidP="00810CE5">
      <w:pPr>
        <w:spacing w:after="0" w:line="240" w:lineRule="auto"/>
        <w:rPr>
          <w:b/>
          <w:bCs/>
        </w:rPr>
      </w:pPr>
      <w:bookmarkStart w:id="16" w:name="_Toc497171490"/>
      <w:bookmarkStart w:id="17" w:name="_Toc497171535"/>
      <w:bookmarkStart w:id="18" w:name="_Toc497171580"/>
      <w:bookmarkStart w:id="19" w:name="_Toc498537839"/>
      <w:bookmarkStart w:id="20" w:name="_Toc498539526"/>
      <w:bookmarkStart w:id="21" w:name="_Toc498540547"/>
      <w:bookmarkStart w:id="22" w:name="_Toc498541688"/>
      <w:bookmarkStart w:id="23" w:name="_Toc497171491"/>
      <w:bookmarkStart w:id="24" w:name="_Toc497171536"/>
      <w:bookmarkStart w:id="25" w:name="_Toc497171581"/>
      <w:bookmarkStart w:id="26" w:name="_Toc498537840"/>
      <w:bookmarkStart w:id="27" w:name="_Toc498539527"/>
      <w:bookmarkStart w:id="28" w:name="_Toc498540548"/>
      <w:bookmarkStart w:id="29" w:name="_Toc498541689"/>
      <w:bookmarkStart w:id="30" w:name="_Toc497171492"/>
      <w:bookmarkStart w:id="31" w:name="_Toc497171537"/>
      <w:bookmarkStart w:id="32" w:name="_Toc497171582"/>
      <w:bookmarkStart w:id="33" w:name="_Toc498537841"/>
      <w:bookmarkStart w:id="34" w:name="_Toc498539528"/>
      <w:bookmarkStart w:id="35" w:name="_Toc498540549"/>
      <w:bookmarkStart w:id="36" w:name="_Toc498541690"/>
      <w:bookmarkStart w:id="37" w:name="_Toc497171495"/>
      <w:bookmarkStart w:id="38" w:name="_Toc497171540"/>
      <w:bookmarkStart w:id="39" w:name="_Toc497171585"/>
      <w:bookmarkStart w:id="40" w:name="_Toc498537844"/>
      <w:bookmarkStart w:id="41" w:name="_Toc498539531"/>
      <w:bookmarkStart w:id="42" w:name="_Toc498540552"/>
      <w:bookmarkStart w:id="43" w:name="_Toc498541693"/>
      <w:bookmarkStart w:id="44" w:name="_Toc497171498"/>
      <w:bookmarkStart w:id="45" w:name="_Toc497171543"/>
      <w:bookmarkStart w:id="46" w:name="_Toc497171588"/>
      <w:bookmarkStart w:id="47" w:name="_Toc498537847"/>
      <w:bookmarkStart w:id="48" w:name="_Toc498539534"/>
      <w:bookmarkStart w:id="49" w:name="_Toc498540555"/>
      <w:bookmarkStart w:id="50" w:name="_Toc498541696"/>
      <w:bookmarkStart w:id="51" w:name="_Toc497171499"/>
      <w:bookmarkStart w:id="52" w:name="_Toc497171544"/>
      <w:bookmarkStart w:id="53" w:name="_Toc497171589"/>
      <w:bookmarkStart w:id="54" w:name="_Toc498537848"/>
      <w:bookmarkStart w:id="55" w:name="_Toc498539535"/>
      <w:bookmarkStart w:id="56" w:name="_Toc498540556"/>
      <w:bookmarkStart w:id="57" w:name="_Toc498541697"/>
      <w:bookmarkStart w:id="58" w:name="_Toc497171500"/>
      <w:bookmarkStart w:id="59" w:name="_Toc497171545"/>
      <w:bookmarkStart w:id="60" w:name="_Toc497171590"/>
      <w:bookmarkStart w:id="61" w:name="_Toc498537849"/>
      <w:bookmarkStart w:id="62" w:name="_Toc498539536"/>
      <w:bookmarkStart w:id="63" w:name="_Toc498540557"/>
      <w:bookmarkStart w:id="64" w:name="_Toc498541698"/>
      <w:bookmarkStart w:id="65" w:name="_Toc497171501"/>
      <w:bookmarkStart w:id="66" w:name="_Toc497171546"/>
      <w:bookmarkStart w:id="67" w:name="_Toc497171591"/>
      <w:bookmarkStart w:id="68" w:name="_Toc498537850"/>
      <w:bookmarkStart w:id="69" w:name="_Toc498539537"/>
      <w:bookmarkStart w:id="70" w:name="_Toc498540558"/>
      <w:bookmarkStart w:id="71" w:name="_Toc498541699"/>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7DD2E7C6" w14:textId="457B9CC3" w:rsidR="00B75326" w:rsidRPr="00855CDF" w:rsidRDefault="0083018A" w:rsidP="0083018A">
      <w:pPr>
        <w:rPr>
          <w:b/>
          <w:bCs/>
        </w:rPr>
      </w:pPr>
      <w:r w:rsidRPr="00855CDF">
        <w:rPr>
          <w:b/>
          <w:bCs/>
        </w:rPr>
        <w:t xml:space="preserve"> </w:t>
      </w:r>
      <w:bookmarkStart w:id="72" w:name="_Toc498541700"/>
      <w:r w:rsidRPr="00855CDF">
        <w:rPr>
          <w:b/>
          <w:bCs/>
        </w:rPr>
        <w:t>SAP User-Exits</w:t>
      </w:r>
      <w:bookmarkEnd w:id="72"/>
    </w:p>
    <w:tbl>
      <w:tblPr>
        <w:tblW w:w="9360" w:type="dxa"/>
        <w:tblInd w:w="10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A0" w:firstRow="1" w:lastRow="0" w:firstColumn="1" w:lastColumn="0" w:noHBand="0" w:noVBand="0"/>
      </w:tblPr>
      <w:tblGrid>
        <w:gridCol w:w="1620"/>
        <w:gridCol w:w="2890"/>
        <w:gridCol w:w="2310"/>
        <w:gridCol w:w="2540"/>
      </w:tblGrid>
      <w:tr w:rsidR="0083018A" w:rsidRPr="0083018A" w14:paraId="24BDAA4A" w14:textId="77777777" w:rsidTr="00855CDF">
        <w:trPr>
          <w:trHeight w:val="375"/>
          <w:tblHeader/>
        </w:trPr>
        <w:tc>
          <w:tcPr>
            <w:tcW w:w="1620" w:type="dxa"/>
            <w:tcBorders>
              <w:top w:val="single" w:sz="6" w:space="0" w:color="auto"/>
              <w:left w:val="single" w:sz="4" w:space="0" w:color="000000"/>
              <w:bottom w:val="single" w:sz="4" w:space="0" w:color="000000"/>
              <w:right w:val="single" w:sz="4" w:space="0" w:color="000000"/>
            </w:tcBorders>
            <w:shd w:val="clear" w:color="auto" w:fill="B4C6E7" w:themeFill="accent1" w:themeFillTint="66"/>
            <w:vAlign w:val="center"/>
          </w:tcPr>
          <w:p w14:paraId="20A79797" w14:textId="77777777" w:rsidR="0083018A" w:rsidRPr="0083018A" w:rsidRDefault="0083018A" w:rsidP="0083018A">
            <w:r w:rsidRPr="0083018A">
              <w:t>Enhancement</w:t>
            </w:r>
          </w:p>
        </w:tc>
        <w:tc>
          <w:tcPr>
            <w:tcW w:w="2890" w:type="dxa"/>
            <w:tcBorders>
              <w:top w:val="single" w:sz="6" w:space="0" w:color="auto"/>
              <w:left w:val="single" w:sz="4" w:space="0" w:color="000000"/>
              <w:bottom w:val="single" w:sz="4" w:space="0" w:color="000000"/>
              <w:right w:val="single" w:sz="4" w:space="0" w:color="000000"/>
            </w:tcBorders>
            <w:shd w:val="clear" w:color="auto" w:fill="B4C6E7" w:themeFill="accent1" w:themeFillTint="66"/>
            <w:vAlign w:val="center"/>
          </w:tcPr>
          <w:p w14:paraId="586F5099" w14:textId="77777777" w:rsidR="0083018A" w:rsidRPr="0083018A" w:rsidRDefault="0083018A" w:rsidP="0083018A">
            <w:r w:rsidRPr="0083018A">
              <w:t>Main Program</w:t>
            </w:r>
          </w:p>
        </w:tc>
        <w:tc>
          <w:tcPr>
            <w:tcW w:w="2310" w:type="dxa"/>
            <w:tcBorders>
              <w:top w:val="single" w:sz="6" w:space="0" w:color="auto"/>
              <w:left w:val="single" w:sz="4" w:space="0" w:color="000000"/>
              <w:bottom w:val="single" w:sz="4" w:space="0" w:color="000000"/>
              <w:right w:val="single" w:sz="4" w:space="0" w:color="000000"/>
            </w:tcBorders>
            <w:shd w:val="clear" w:color="auto" w:fill="B4C6E7" w:themeFill="accent1" w:themeFillTint="66"/>
            <w:vAlign w:val="center"/>
          </w:tcPr>
          <w:p w14:paraId="4173E821" w14:textId="77777777" w:rsidR="0083018A" w:rsidRPr="0083018A" w:rsidRDefault="0083018A" w:rsidP="0083018A">
            <w:r w:rsidRPr="0083018A">
              <w:t>Includes</w:t>
            </w:r>
          </w:p>
        </w:tc>
        <w:tc>
          <w:tcPr>
            <w:tcW w:w="2540" w:type="dxa"/>
            <w:tcBorders>
              <w:top w:val="single" w:sz="6" w:space="0" w:color="auto"/>
              <w:left w:val="single" w:sz="4" w:space="0" w:color="000000"/>
              <w:bottom w:val="single" w:sz="4" w:space="0" w:color="000000"/>
              <w:right w:val="single" w:sz="4" w:space="0" w:color="000000"/>
            </w:tcBorders>
            <w:shd w:val="clear" w:color="auto" w:fill="B4C6E7" w:themeFill="accent1" w:themeFillTint="66"/>
            <w:vAlign w:val="center"/>
          </w:tcPr>
          <w:p w14:paraId="169D1F12" w14:textId="77777777" w:rsidR="0083018A" w:rsidRPr="0083018A" w:rsidRDefault="0083018A" w:rsidP="0083018A">
            <w:r w:rsidRPr="0083018A">
              <w:t>Form Routines</w:t>
            </w:r>
          </w:p>
        </w:tc>
      </w:tr>
      <w:tr w:rsidR="00A7244B" w:rsidRPr="0083018A" w14:paraId="5C92CF1E" w14:textId="77777777" w:rsidTr="003C52CC">
        <w:tc>
          <w:tcPr>
            <w:tcW w:w="1620" w:type="dxa"/>
            <w:tcBorders>
              <w:top w:val="single" w:sz="4" w:space="0" w:color="000000"/>
              <w:left w:val="single" w:sz="4" w:space="0" w:color="000000"/>
              <w:bottom w:val="single" w:sz="4" w:space="0" w:color="000000"/>
              <w:right w:val="single" w:sz="4" w:space="0" w:color="000000"/>
            </w:tcBorders>
          </w:tcPr>
          <w:p w14:paraId="1B3AADEE" w14:textId="44E6F2F2" w:rsidR="00A7244B" w:rsidRPr="0083018A" w:rsidRDefault="00A7244B" w:rsidP="00A7244B">
            <w:r w:rsidRPr="00A7244B">
              <w:t>ZO2C_E_PROD</w:t>
            </w:r>
            <w:r w:rsidR="00C8098E">
              <w:t>UCT</w:t>
            </w:r>
            <w:r w:rsidRPr="00A7244B">
              <w:t>_ALLOCATION</w:t>
            </w:r>
          </w:p>
        </w:tc>
        <w:tc>
          <w:tcPr>
            <w:tcW w:w="2890" w:type="dxa"/>
            <w:tcBorders>
              <w:top w:val="single" w:sz="4" w:space="0" w:color="000000"/>
              <w:left w:val="single" w:sz="4" w:space="0" w:color="000000"/>
              <w:bottom w:val="single" w:sz="4" w:space="0" w:color="000000"/>
              <w:right w:val="single" w:sz="4" w:space="0" w:color="000000"/>
            </w:tcBorders>
          </w:tcPr>
          <w:p w14:paraId="352F3D28" w14:textId="2D3FC327" w:rsidR="00A7244B" w:rsidRPr="0083018A" w:rsidRDefault="00A7244B" w:rsidP="00A7244B">
            <w:r>
              <w:t>SAPMV45A</w:t>
            </w:r>
          </w:p>
        </w:tc>
        <w:tc>
          <w:tcPr>
            <w:tcW w:w="2310" w:type="dxa"/>
            <w:tcBorders>
              <w:top w:val="single" w:sz="4" w:space="0" w:color="000000"/>
              <w:left w:val="single" w:sz="4" w:space="0" w:color="000000"/>
              <w:bottom w:val="single" w:sz="4" w:space="0" w:color="000000"/>
              <w:right w:val="single" w:sz="4" w:space="0" w:color="000000"/>
            </w:tcBorders>
          </w:tcPr>
          <w:p w14:paraId="7049FC1F" w14:textId="59478F0E" w:rsidR="00A7244B" w:rsidRPr="0083018A" w:rsidRDefault="00A7244B" w:rsidP="00A7244B">
            <w:r w:rsidRPr="00A7244B">
              <w:t>ZO2C_N_PROD</w:t>
            </w:r>
            <w:r w:rsidR="00C8098E">
              <w:t>UCT</w:t>
            </w:r>
            <w:r w:rsidRPr="00A7244B">
              <w:t>_ALLOCATION</w:t>
            </w:r>
          </w:p>
        </w:tc>
        <w:tc>
          <w:tcPr>
            <w:tcW w:w="2540" w:type="dxa"/>
            <w:tcBorders>
              <w:top w:val="single" w:sz="4" w:space="0" w:color="000000"/>
              <w:left w:val="single" w:sz="4" w:space="0" w:color="000000"/>
              <w:bottom w:val="single" w:sz="4" w:space="0" w:color="000000"/>
              <w:right w:val="single" w:sz="4" w:space="0" w:color="000000"/>
            </w:tcBorders>
          </w:tcPr>
          <w:p w14:paraId="615A343C" w14:textId="01133758" w:rsidR="00A7244B" w:rsidRPr="0083018A" w:rsidRDefault="00A7244B" w:rsidP="00A7244B">
            <w:r w:rsidRPr="00B75326">
              <w:rPr>
                <w:rFonts w:cstheme="minorHAnsi"/>
                <w:color w:val="000000"/>
                <w:shd w:val="clear" w:color="auto" w:fill="FFFFFF"/>
              </w:rPr>
              <w:t>USEREXIT_SAVE_DOCUMENT_PREPARE</w:t>
            </w:r>
          </w:p>
        </w:tc>
      </w:tr>
      <w:tr w:rsidR="00A7244B" w:rsidRPr="0083018A" w14:paraId="7683472E" w14:textId="77777777" w:rsidTr="003C52CC">
        <w:tc>
          <w:tcPr>
            <w:tcW w:w="1620" w:type="dxa"/>
            <w:tcBorders>
              <w:top w:val="single" w:sz="4" w:space="0" w:color="000000"/>
              <w:left w:val="single" w:sz="4" w:space="0" w:color="000000"/>
              <w:bottom w:val="single" w:sz="4" w:space="0" w:color="000000"/>
              <w:right w:val="single" w:sz="4" w:space="0" w:color="000000"/>
            </w:tcBorders>
          </w:tcPr>
          <w:p w14:paraId="6E874FD7" w14:textId="16A7CFB1" w:rsidR="00A7244B" w:rsidRPr="0083018A" w:rsidRDefault="00A7244B" w:rsidP="00A7244B">
            <w:r w:rsidRPr="00A7244B">
              <w:t>ZO2C_E_REMOVE_DEL</w:t>
            </w:r>
            <w:r w:rsidR="00C8098E">
              <w:t>IVERY</w:t>
            </w:r>
            <w:r w:rsidRPr="00A7244B">
              <w:t>_BLOCK</w:t>
            </w:r>
          </w:p>
        </w:tc>
        <w:tc>
          <w:tcPr>
            <w:tcW w:w="2890" w:type="dxa"/>
            <w:tcBorders>
              <w:top w:val="single" w:sz="4" w:space="0" w:color="000000"/>
              <w:left w:val="single" w:sz="4" w:space="0" w:color="000000"/>
              <w:bottom w:val="single" w:sz="4" w:space="0" w:color="000000"/>
              <w:right w:val="single" w:sz="4" w:space="0" w:color="000000"/>
            </w:tcBorders>
          </w:tcPr>
          <w:p w14:paraId="580ECBE9" w14:textId="2D17398D" w:rsidR="00A7244B" w:rsidRPr="0083018A" w:rsidRDefault="00A7244B" w:rsidP="00A7244B">
            <w:r>
              <w:t>SAPMV45A</w:t>
            </w:r>
          </w:p>
        </w:tc>
        <w:tc>
          <w:tcPr>
            <w:tcW w:w="2310" w:type="dxa"/>
            <w:tcBorders>
              <w:top w:val="single" w:sz="4" w:space="0" w:color="000000"/>
              <w:left w:val="single" w:sz="4" w:space="0" w:color="000000"/>
              <w:bottom w:val="single" w:sz="4" w:space="0" w:color="000000"/>
              <w:right w:val="single" w:sz="4" w:space="0" w:color="000000"/>
            </w:tcBorders>
          </w:tcPr>
          <w:p w14:paraId="4AB19D8F" w14:textId="346CC4DB" w:rsidR="00A7244B" w:rsidRPr="0083018A" w:rsidRDefault="00A7244B" w:rsidP="00A7244B">
            <w:r w:rsidRPr="00A7244B">
              <w:t>ZO2C_N_REMOVE_DEL</w:t>
            </w:r>
            <w:r w:rsidR="00C8098E">
              <w:t>IVERY</w:t>
            </w:r>
            <w:r w:rsidRPr="00A7244B">
              <w:t>_BLOCK</w:t>
            </w:r>
          </w:p>
        </w:tc>
        <w:tc>
          <w:tcPr>
            <w:tcW w:w="2540" w:type="dxa"/>
            <w:tcBorders>
              <w:top w:val="single" w:sz="4" w:space="0" w:color="000000"/>
              <w:left w:val="single" w:sz="4" w:space="0" w:color="000000"/>
              <w:bottom w:val="single" w:sz="4" w:space="0" w:color="000000"/>
              <w:right w:val="single" w:sz="4" w:space="0" w:color="000000"/>
            </w:tcBorders>
          </w:tcPr>
          <w:p w14:paraId="1AF650B7" w14:textId="593ED633" w:rsidR="00A7244B" w:rsidRPr="0083018A" w:rsidRDefault="00A7244B" w:rsidP="00A7244B">
            <w:r w:rsidRPr="00B75326">
              <w:rPr>
                <w:rFonts w:cstheme="minorHAnsi"/>
                <w:color w:val="000000"/>
                <w:shd w:val="clear" w:color="auto" w:fill="FFFFFF"/>
              </w:rPr>
              <w:t>USEREXIT_CHECK_VBAK</w:t>
            </w:r>
          </w:p>
        </w:tc>
      </w:tr>
      <w:tr w:rsidR="00A7244B" w:rsidRPr="0083018A" w14:paraId="7116D2AE" w14:textId="77777777" w:rsidTr="003C52CC">
        <w:tc>
          <w:tcPr>
            <w:tcW w:w="1620" w:type="dxa"/>
            <w:tcBorders>
              <w:top w:val="single" w:sz="4" w:space="0" w:color="000000"/>
              <w:left w:val="single" w:sz="4" w:space="0" w:color="000000"/>
              <w:bottom w:val="single" w:sz="4" w:space="0" w:color="000000"/>
              <w:right w:val="single" w:sz="4" w:space="0" w:color="000000"/>
            </w:tcBorders>
          </w:tcPr>
          <w:p w14:paraId="65624BD1" w14:textId="153A5454" w:rsidR="00A7244B" w:rsidRPr="0083018A" w:rsidRDefault="00A7244B" w:rsidP="00A7244B">
            <w:r w:rsidRPr="00A7244B">
              <w:t>ZO2C_E_REMOVE_REJ</w:t>
            </w:r>
            <w:r w:rsidR="00C8098E">
              <w:t>ECTION</w:t>
            </w:r>
            <w:r w:rsidRPr="00A7244B">
              <w:t>_REASON</w:t>
            </w:r>
          </w:p>
        </w:tc>
        <w:tc>
          <w:tcPr>
            <w:tcW w:w="2890" w:type="dxa"/>
            <w:tcBorders>
              <w:top w:val="single" w:sz="4" w:space="0" w:color="000000"/>
              <w:left w:val="single" w:sz="4" w:space="0" w:color="000000"/>
              <w:bottom w:val="single" w:sz="4" w:space="0" w:color="000000"/>
              <w:right w:val="single" w:sz="4" w:space="0" w:color="000000"/>
            </w:tcBorders>
          </w:tcPr>
          <w:p w14:paraId="0703770F" w14:textId="6F079E3A" w:rsidR="00A7244B" w:rsidRPr="0083018A" w:rsidRDefault="00A7244B" w:rsidP="00A7244B">
            <w:r>
              <w:t>SAPMV45A</w:t>
            </w:r>
          </w:p>
        </w:tc>
        <w:tc>
          <w:tcPr>
            <w:tcW w:w="2310" w:type="dxa"/>
            <w:tcBorders>
              <w:top w:val="single" w:sz="4" w:space="0" w:color="000000"/>
              <w:left w:val="single" w:sz="4" w:space="0" w:color="000000"/>
              <w:bottom w:val="single" w:sz="4" w:space="0" w:color="000000"/>
              <w:right w:val="single" w:sz="4" w:space="0" w:color="000000"/>
            </w:tcBorders>
          </w:tcPr>
          <w:p w14:paraId="2AFB1DAB" w14:textId="01B4A570" w:rsidR="00A7244B" w:rsidRPr="0083018A" w:rsidRDefault="00A7244B" w:rsidP="00A7244B">
            <w:r w:rsidRPr="00A7244B">
              <w:t>ZO2C_N_REMOVE_REJ</w:t>
            </w:r>
            <w:r w:rsidR="00C8098E">
              <w:t>ECTION</w:t>
            </w:r>
            <w:r w:rsidRPr="00A7244B">
              <w:t>_REASON</w:t>
            </w:r>
          </w:p>
        </w:tc>
        <w:tc>
          <w:tcPr>
            <w:tcW w:w="2540" w:type="dxa"/>
            <w:tcBorders>
              <w:top w:val="single" w:sz="4" w:space="0" w:color="000000"/>
              <w:left w:val="single" w:sz="4" w:space="0" w:color="000000"/>
              <w:bottom w:val="single" w:sz="4" w:space="0" w:color="000000"/>
              <w:right w:val="single" w:sz="4" w:space="0" w:color="000000"/>
            </w:tcBorders>
          </w:tcPr>
          <w:p w14:paraId="7EADEAD4" w14:textId="5AAC5B50" w:rsidR="00A7244B" w:rsidRPr="0083018A" w:rsidRDefault="00A7244B" w:rsidP="00A7244B">
            <w:r w:rsidRPr="00B75326">
              <w:rPr>
                <w:rFonts w:cstheme="minorHAnsi"/>
                <w:color w:val="000000"/>
                <w:shd w:val="clear" w:color="auto" w:fill="FFFFFF"/>
              </w:rPr>
              <w:t>USEREXIT_CHECK_VBAP</w:t>
            </w:r>
          </w:p>
        </w:tc>
      </w:tr>
    </w:tbl>
    <w:p w14:paraId="07208C44" w14:textId="77777777" w:rsidR="0083018A" w:rsidRPr="0083018A" w:rsidRDefault="0083018A" w:rsidP="0083018A"/>
    <w:p w14:paraId="06B1C26E" w14:textId="77777777" w:rsidR="0083018A" w:rsidRPr="00855CDF" w:rsidRDefault="0083018A" w:rsidP="0083018A">
      <w:pPr>
        <w:rPr>
          <w:b/>
          <w:bCs/>
        </w:rPr>
      </w:pPr>
      <w:bookmarkStart w:id="73" w:name="_Toc498541701"/>
      <w:r w:rsidRPr="00855CDF">
        <w:rPr>
          <w:b/>
          <w:bCs/>
        </w:rPr>
        <w:t>Function Exits</w:t>
      </w:r>
      <w:bookmarkEnd w:id="73"/>
    </w:p>
    <w:tbl>
      <w:tblPr>
        <w:tblW w:w="9475" w:type="dxa"/>
        <w:tblInd w:w="10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A0" w:firstRow="1" w:lastRow="0" w:firstColumn="1" w:lastColumn="0" w:noHBand="0" w:noVBand="0"/>
      </w:tblPr>
      <w:tblGrid>
        <w:gridCol w:w="1254"/>
        <w:gridCol w:w="1583"/>
        <w:gridCol w:w="1419"/>
        <w:gridCol w:w="1743"/>
        <w:gridCol w:w="1788"/>
        <w:gridCol w:w="1688"/>
      </w:tblGrid>
      <w:tr w:rsidR="0083018A" w:rsidRPr="0083018A" w14:paraId="2342A233" w14:textId="77777777" w:rsidTr="00855CDF">
        <w:trPr>
          <w:trHeight w:val="420"/>
        </w:trPr>
        <w:tc>
          <w:tcPr>
            <w:tcW w:w="1254" w:type="dxa"/>
            <w:tcBorders>
              <w:top w:val="single" w:sz="6" w:space="0" w:color="auto"/>
              <w:left w:val="single" w:sz="4" w:space="0" w:color="000000"/>
              <w:bottom w:val="single" w:sz="4" w:space="0" w:color="000000"/>
              <w:right w:val="single" w:sz="4" w:space="0" w:color="000000"/>
            </w:tcBorders>
            <w:shd w:val="clear" w:color="auto" w:fill="B4C6E7" w:themeFill="accent1" w:themeFillTint="66"/>
            <w:vAlign w:val="center"/>
          </w:tcPr>
          <w:p w14:paraId="06D8CFB7" w14:textId="77777777" w:rsidR="0083018A" w:rsidRPr="0083018A" w:rsidRDefault="0083018A" w:rsidP="0083018A">
            <w:r w:rsidRPr="0083018A">
              <w:t>Project</w:t>
            </w:r>
          </w:p>
        </w:tc>
        <w:tc>
          <w:tcPr>
            <w:tcW w:w="1583" w:type="dxa"/>
            <w:tcBorders>
              <w:top w:val="single" w:sz="6" w:space="0" w:color="auto"/>
              <w:left w:val="single" w:sz="4" w:space="0" w:color="000000"/>
              <w:bottom w:val="single" w:sz="4" w:space="0" w:color="000000"/>
              <w:right w:val="single" w:sz="4" w:space="0" w:color="000000"/>
            </w:tcBorders>
            <w:shd w:val="clear" w:color="auto" w:fill="B4C6E7" w:themeFill="accent1" w:themeFillTint="66"/>
            <w:vAlign w:val="center"/>
          </w:tcPr>
          <w:p w14:paraId="46A552A8" w14:textId="77777777" w:rsidR="0083018A" w:rsidRPr="0083018A" w:rsidRDefault="0083018A" w:rsidP="0083018A">
            <w:r w:rsidRPr="0083018A">
              <w:t>Enhancement</w:t>
            </w:r>
          </w:p>
        </w:tc>
        <w:tc>
          <w:tcPr>
            <w:tcW w:w="1419" w:type="dxa"/>
            <w:tcBorders>
              <w:top w:val="single" w:sz="6" w:space="0" w:color="auto"/>
              <w:left w:val="single" w:sz="4" w:space="0" w:color="000000"/>
              <w:bottom w:val="single" w:sz="4" w:space="0" w:color="000000"/>
              <w:right w:val="single" w:sz="4" w:space="0" w:color="000000"/>
            </w:tcBorders>
            <w:shd w:val="clear" w:color="auto" w:fill="B4C6E7" w:themeFill="accent1" w:themeFillTint="66"/>
            <w:vAlign w:val="center"/>
          </w:tcPr>
          <w:p w14:paraId="4F60D331" w14:textId="77777777" w:rsidR="0083018A" w:rsidRPr="0083018A" w:rsidRDefault="0083018A" w:rsidP="0083018A">
            <w:r w:rsidRPr="0083018A">
              <w:t>Component</w:t>
            </w:r>
          </w:p>
        </w:tc>
        <w:tc>
          <w:tcPr>
            <w:tcW w:w="1743" w:type="dxa"/>
            <w:tcBorders>
              <w:top w:val="single" w:sz="6" w:space="0" w:color="auto"/>
              <w:left w:val="single" w:sz="4" w:space="0" w:color="000000"/>
              <w:bottom w:val="single" w:sz="4" w:space="0" w:color="000000"/>
              <w:right w:val="single" w:sz="4" w:space="0" w:color="000000"/>
            </w:tcBorders>
            <w:shd w:val="clear" w:color="auto" w:fill="B4C6E7" w:themeFill="accent1" w:themeFillTint="66"/>
            <w:vAlign w:val="center"/>
          </w:tcPr>
          <w:p w14:paraId="5092E8AC" w14:textId="77777777" w:rsidR="0083018A" w:rsidRPr="0083018A" w:rsidRDefault="0083018A" w:rsidP="0083018A">
            <w:r w:rsidRPr="0083018A">
              <w:t>Main Program Logical Trigger Point</w:t>
            </w:r>
          </w:p>
        </w:tc>
        <w:tc>
          <w:tcPr>
            <w:tcW w:w="1788" w:type="dxa"/>
            <w:tcBorders>
              <w:top w:val="single" w:sz="6" w:space="0" w:color="auto"/>
              <w:left w:val="single" w:sz="4" w:space="0" w:color="000000"/>
              <w:bottom w:val="single" w:sz="4" w:space="0" w:color="000000"/>
              <w:right w:val="single" w:sz="4" w:space="0" w:color="000000"/>
            </w:tcBorders>
            <w:shd w:val="clear" w:color="auto" w:fill="B4C6E7" w:themeFill="accent1" w:themeFillTint="66"/>
            <w:vAlign w:val="center"/>
          </w:tcPr>
          <w:p w14:paraId="2EF50193" w14:textId="77777777" w:rsidR="0083018A" w:rsidRPr="0083018A" w:rsidRDefault="0083018A" w:rsidP="0083018A">
            <w:r w:rsidRPr="0083018A">
              <w:t>Function Module Name</w:t>
            </w:r>
          </w:p>
        </w:tc>
        <w:tc>
          <w:tcPr>
            <w:tcW w:w="1688" w:type="dxa"/>
            <w:tcBorders>
              <w:top w:val="single" w:sz="6" w:space="0" w:color="auto"/>
              <w:left w:val="single" w:sz="4" w:space="0" w:color="000000"/>
              <w:bottom w:val="single" w:sz="4" w:space="0" w:color="000000"/>
              <w:right w:val="single" w:sz="4" w:space="0" w:color="000000"/>
            </w:tcBorders>
            <w:shd w:val="clear" w:color="auto" w:fill="B4C6E7" w:themeFill="accent1" w:themeFillTint="66"/>
            <w:vAlign w:val="center"/>
          </w:tcPr>
          <w:p w14:paraId="084A3E3F" w14:textId="77777777" w:rsidR="0083018A" w:rsidRPr="0083018A" w:rsidRDefault="0083018A" w:rsidP="0083018A">
            <w:r w:rsidRPr="0083018A">
              <w:t>Includes</w:t>
            </w:r>
          </w:p>
        </w:tc>
      </w:tr>
      <w:tr w:rsidR="0083018A" w:rsidRPr="0083018A" w14:paraId="4B5B0D33" w14:textId="77777777" w:rsidTr="003C52CC">
        <w:trPr>
          <w:trHeight w:val="420"/>
        </w:trPr>
        <w:tc>
          <w:tcPr>
            <w:tcW w:w="1254" w:type="dxa"/>
            <w:tcBorders>
              <w:top w:val="single" w:sz="4" w:space="0" w:color="000000"/>
              <w:left w:val="single" w:sz="4" w:space="0" w:color="000000"/>
              <w:bottom w:val="single" w:sz="4" w:space="0" w:color="000000"/>
              <w:right w:val="single" w:sz="4" w:space="0" w:color="000000"/>
            </w:tcBorders>
          </w:tcPr>
          <w:p w14:paraId="4E55318E" w14:textId="5F4ED9F8" w:rsidR="0083018A" w:rsidRPr="0083018A" w:rsidRDefault="00DF6C9F" w:rsidP="0083018A">
            <w:r>
              <w:t>N/A</w:t>
            </w:r>
          </w:p>
        </w:tc>
        <w:tc>
          <w:tcPr>
            <w:tcW w:w="1583" w:type="dxa"/>
            <w:tcBorders>
              <w:top w:val="single" w:sz="4" w:space="0" w:color="000000"/>
              <w:left w:val="single" w:sz="4" w:space="0" w:color="000000"/>
              <w:bottom w:val="single" w:sz="4" w:space="0" w:color="000000"/>
              <w:right w:val="single" w:sz="4" w:space="0" w:color="000000"/>
            </w:tcBorders>
          </w:tcPr>
          <w:p w14:paraId="355AE2D0" w14:textId="0C5FD7EE" w:rsidR="0083018A" w:rsidRPr="0083018A" w:rsidRDefault="0083018A" w:rsidP="0083018A"/>
        </w:tc>
        <w:tc>
          <w:tcPr>
            <w:tcW w:w="1419" w:type="dxa"/>
            <w:tcBorders>
              <w:top w:val="single" w:sz="4" w:space="0" w:color="000000"/>
              <w:left w:val="single" w:sz="4" w:space="0" w:color="000000"/>
              <w:bottom w:val="single" w:sz="4" w:space="0" w:color="000000"/>
              <w:right w:val="single" w:sz="4" w:space="0" w:color="000000"/>
            </w:tcBorders>
          </w:tcPr>
          <w:p w14:paraId="7ABC1150" w14:textId="02831890" w:rsidR="0083018A" w:rsidRPr="0083018A" w:rsidRDefault="00DF6C9F" w:rsidP="0083018A">
            <w:r>
              <w:t>N/A</w:t>
            </w:r>
          </w:p>
        </w:tc>
        <w:tc>
          <w:tcPr>
            <w:tcW w:w="1743" w:type="dxa"/>
            <w:tcBorders>
              <w:top w:val="single" w:sz="4" w:space="0" w:color="000000"/>
              <w:left w:val="single" w:sz="4" w:space="0" w:color="000000"/>
              <w:bottom w:val="single" w:sz="4" w:space="0" w:color="000000"/>
              <w:right w:val="single" w:sz="4" w:space="0" w:color="000000"/>
            </w:tcBorders>
          </w:tcPr>
          <w:p w14:paraId="1BF11C68" w14:textId="77866022" w:rsidR="0083018A" w:rsidRPr="0083018A" w:rsidRDefault="00590D2E" w:rsidP="0083018A">
            <w:r>
              <w:t>N/A</w:t>
            </w:r>
          </w:p>
        </w:tc>
        <w:tc>
          <w:tcPr>
            <w:tcW w:w="1788" w:type="dxa"/>
            <w:tcBorders>
              <w:top w:val="single" w:sz="4" w:space="0" w:color="000000"/>
              <w:left w:val="single" w:sz="4" w:space="0" w:color="000000"/>
              <w:bottom w:val="single" w:sz="4" w:space="0" w:color="000000"/>
              <w:right w:val="single" w:sz="4" w:space="0" w:color="000000"/>
            </w:tcBorders>
          </w:tcPr>
          <w:p w14:paraId="0BDB7C74" w14:textId="2FC4B5D0" w:rsidR="0083018A" w:rsidRPr="0083018A" w:rsidRDefault="00DF6C9F" w:rsidP="0083018A">
            <w:r>
              <w:t>N/A</w:t>
            </w:r>
          </w:p>
        </w:tc>
        <w:tc>
          <w:tcPr>
            <w:tcW w:w="1688" w:type="dxa"/>
            <w:tcBorders>
              <w:top w:val="single" w:sz="4" w:space="0" w:color="000000"/>
              <w:left w:val="single" w:sz="4" w:space="0" w:color="000000"/>
              <w:bottom w:val="single" w:sz="4" w:space="0" w:color="000000"/>
              <w:right w:val="single" w:sz="4" w:space="0" w:color="000000"/>
            </w:tcBorders>
          </w:tcPr>
          <w:p w14:paraId="7E422A3B" w14:textId="6459AE56" w:rsidR="0083018A" w:rsidRPr="0083018A" w:rsidRDefault="0083018A" w:rsidP="0083018A"/>
        </w:tc>
      </w:tr>
    </w:tbl>
    <w:p w14:paraId="7F16296D" w14:textId="77777777" w:rsidR="0083018A" w:rsidRPr="0083018A" w:rsidRDefault="0083018A" w:rsidP="0083018A"/>
    <w:p w14:paraId="10403AE1" w14:textId="77777777" w:rsidR="0083018A" w:rsidRPr="00855CDF" w:rsidRDefault="0083018A" w:rsidP="0083018A">
      <w:pPr>
        <w:rPr>
          <w:b/>
          <w:bCs/>
        </w:rPr>
      </w:pPr>
      <w:bookmarkStart w:id="74" w:name="_Toc526859733"/>
      <w:bookmarkStart w:id="75" w:name="_Toc21424478"/>
      <w:bookmarkStart w:id="76" w:name="_Toc498541702"/>
      <w:r w:rsidRPr="00855CDF">
        <w:rPr>
          <w:b/>
          <w:bCs/>
        </w:rPr>
        <w:t>Field Exits</w:t>
      </w:r>
      <w:bookmarkEnd w:id="74"/>
      <w:bookmarkEnd w:id="75"/>
      <w:bookmarkEnd w:id="76"/>
    </w:p>
    <w:tbl>
      <w:tblPr>
        <w:tblW w:w="95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620"/>
        <w:gridCol w:w="1177"/>
        <w:gridCol w:w="1398"/>
        <w:gridCol w:w="1385"/>
        <w:gridCol w:w="1080"/>
        <w:gridCol w:w="900"/>
        <w:gridCol w:w="1957"/>
      </w:tblGrid>
      <w:tr w:rsidR="0083018A" w:rsidRPr="0083018A" w14:paraId="29CF8F40" w14:textId="77777777" w:rsidTr="00855CDF">
        <w:trPr>
          <w:trHeight w:val="375"/>
        </w:trPr>
        <w:tc>
          <w:tcPr>
            <w:tcW w:w="1620" w:type="dxa"/>
            <w:shd w:val="clear" w:color="auto" w:fill="B4C6E7" w:themeFill="accent1" w:themeFillTint="66"/>
            <w:vAlign w:val="center"/>
          </w:tcPr>
          <w:p w14:paraId="51E57AB9" w14:textId="77777777" w:rsidR="0083018A" w:rsidRPr="0083018A" w:rsidRDefault="0083018A" w:rsidP="0083018A">
            <w:r w:rsidRPr="0083018A">
              <w:lastRenderedPageBreak/>
              <w:t>Enhancement</w:t>
            </w:r>
          </w:p>
        </w:tc>
        <w:tc>
          <w:tcPr>
            <w:tcW w:w="1177" w:type="dxa"/>
            <w:shd w:val="clear" w:color="auto" w:fill="B4C6E7" w:themeFill="accent1" w:themeFillTint="66"/>
            <w:vAlign w:val="center"/>
          </w:tcPr>
          <w:p w14:paraId="6BA1D9CE" w14:textId="77777777" w:rsidR="0083018A" w:rsidRPr="0083018A" w:rsidRDefault="0083018A" w:rsidP="0083018A">
            <w:r w:rsidRPr="0083018A">
              <w:t>Main Program Name</w:t>
            </w:r>
          </w:p>
        </w:tc>
        <w:tc>
          <w:tcPr>
            <w:tcW w:w="1398" w:type="dxa"/>
            <w:shd w:val="clear" w:color="auto" w:fill="B4C6E7" w:themeFill="accent1" w:themeFillTint="66"/>
            <w:vAlign w:val="center"/>
          </w:tcPr>
          <w:p w14:paraId="3B2DA26E" w14:textId="77777777" w:rsidR="0083018A" w:rsidRPr="0083018A" w:rsidRDefault="0083018A" w:rsidP="0083018A">
            <w:r w:rsidRPr="0083018A">
              <w:t>Function Module Name</w:t>
            </w:r>
          </w:p>
        </w:tc>
        <w:tc>
          <w:tcPr>
            <w:tcW w:w="1385" w:type="dxa"/>
            <w:shd w:val="clear" w:color="auto" w:fill="B4C6E7" w:themeFill="accent1" w:themeFillTint="66"/>
            <w:vAlign w:val="center"/>
          </w:tcPr>
          <w:p w14:paraId="60BD33B2" w14:textId="77777777" w:rsidR="0083018A" w:rsidRPr="0083018A" w:rsidRDefault="0083018A" w:rsidP="0083018A">
            <w:r w:rsidRPr="0083018A">
              <w:t>Field Exit Id</w:t>
            </w:r>
          </w:p>
        </w:tc>
        <w:tc>
          <w:tcPr>
            <w:tcW w:w="1080" w:type="dxa"/>
            <w:shd w:val="clear" w:color="auto" w:fill="B4C6E7" w:themeFill="accent1" w:themeFillTint="66"/>
            <w:vAlign w:val="center"/>
          </w:tcPr>
          <w:p w14:paraId="5575166B" w14:textId="77777777" w:rsidR="0083018A" w:rsidRPr="0083018A" w:rsidRDefault="0083018A" w:rsidP="0083018A">
            <w:r w:rsidRPr="0083018A">
              <w:t>Screen Number</w:t>
            </w:r>
          </w:p>
        </w:tc>
        <w:tc>
          <w:tcPr>
            <w:tcW w:w="900" w:type="dxa"/>
            <w:shd w:val="clear" w:color="auto" w:fill="B4C6E7" w:themeFill="accent1" w:themeFillTint="66"/>
            <w:vAlign w:val="center"/>
          </w:tcPr>
          <w:p w14:paraId="07E9F026" w14:textId="77777777" w:rsidR="0083018A" w:rsidRPr="0083018A" w:rsidRDefault="0083018A" w:rsidP="0083018A">
            <w:r w:rsidRPr="0083018A">
              <w:t>Screen Field Name</w:t>
            </w:r>
          </w:p>
        </w:tc>
        <w:tc>
          <w:tcPr>
            <w:tcW w:w="1957" w:type="dxa"/>
            <w:shd w:val="clear" w:color="auto" w:fill="B4C6E7" w:themeFill="accent1" w:themeFillTint="66"/>
            <w:vAlign w:val="center"/>
          </w:tcPr>
          <w:p w14:paraId="34AE9D26" w14:textId="77777777" w:rsidR="0083018A" w:rsidRPr="0083018A" w:rsidRDefault="0083018A" w:rsidP="0083018A">
            <w:r w:rsidRPr="0083018A">
              <w:t>Conditions for execution</w:t>
            </w:r>
          </w:p>
        </w:tc>
      </w:tr>
      <w:tr w:rsidR="0083018A" w:rsidRPr="0083018A" w14:paraId="2D3ED6C1" w14:textId="77777777" w:rsidTr="00855CDF">
        <w:tc>
          <w:tcPr>
            <w:tcW w:w="1620" w:type="dxa"/>
          </w:tcPr>
          <w:p w14:paraId="1AB758ED" w14:textId="432EE540" w:rsidR="0083018A" w:rsidRPr="0083018A" w:rsidRDefault="003F392A" w:rsidP="0083018A">
            <w:r>
              <w:t>N/A</w:t>
            </w:r>
          </w:p>
        </w:tc>
        <w:tc>
          <w:tcPr>
            <w:tcW w:w="1177" w:type="dxa"/>
          </w:tcPr>
          <w:p w14:paraId="06DB4B4D" w14:textId="77777777" w:rsidR="0083018A" w:rsidRPr="0083018A" w:rsidRDefault="0083018A" w:rsidP="0083018A"/>
        </w:tc>
        <w:tc>
          <w:tcPr>
            <w:tcW w:w="1398" w:type="dxa"/>
          </w:tcPr>
          <w:p w14:paraId="25E47C3A" w14:textId="77777777" w:rsidR="0083018A" w:rsidRPr="0083018A" w:rsidRDefault="0083018A" w:rsidP="0083018A"/>
        </w:tc>
        <w:tc>
          <w:tcPr>
            <w:tcW w:w="1385" w:type="dxa"/>
          </w:tcPr>
          <w:p w14:paraId="497E79D6" w14:textId="77777777" w:rsidR="0083018A" w:rsidRPr="0083018A" w:rsidRDefault="0083018A" w:rsidP="0083018A"/>
        </w:tc>
        <w:tc>
          <w:tcPr>
            <w:tcW w:w="1080" w:type="dxa"/>
          </w:tcPr>
          <w:p w14:paraId="1414EC7F" w14:textId="77777777" w:rsidR="0083018A" w:rsidRPr="0083018A" w:rsidRDefault="0083018A" w:rsidP="0083018A"/>
        </w:tc>
        <w:tc>
          <w:tcPr>
            <w:tcW w:w="900" w:type="dxa"/>
          </w:tcPr>
          <w:p w14:paraId="01C1913E" w14:textId="77777777" w:rsidR="0083018A" w:rsidRPr="0083018A" w:rsidRDefault="0083018A" w:rsidP="0083018A"/>
        </w:tc>
        <w:tc>
          <w:tcPr>
            <w:tcW w:w="1957" w:type="dxa"/>
          </w:tcPr>
          <w:p w14:paraId="79EDA779" w14:textId="77777777" w:rsidR="0083018A" w:rsidRPr="0083018A" w:rsidRDefault="0083018A" w:rsidP="0083018A"/>
        </w:tc>
      </w:tr>
    </w:tbl>
    <w:p w14:paraId="5EC17604" w14:textId="77777777" w:rsidR="0083018A" w:rsidRPr="0083018A" w:rsidRDefault="0083018A" w:rsidP="0083018A"/>
    <w:p w14:paraId="32135BCA" w14:textId="77777777" w:rsidR="0083018A" w:rsidRPr="00855CDF" w:rsidRDefault="0083018A" w:rsidP="0083018A">
      <w:pPr>
        <w:rPr>
          <w:b/>
          <w:bCs/>
        </w:rPr>
      </w:pPr>
      <w:bookmarkStart w:id="77" w:name="_Toc526859734"/>
      <w:bookmarkStart w:id="78" w:name="_Toc21424479"/>
      <w:bookmarkStart w:id="79" w:name="_Toc498541703"/>
      <w:r w:rsidRPr="00855CDF">
        <w:rPr>
          <w:b/>
          <w:bCs/>
        </w:rPr>
        <w:t>Menu Exits</w:t>
      </w:r>
      <w:bookmarkEnd w:id="77"/>
      <w:bookmarkEnd w:id="78"/>
      <w:bookmarkEnd w:id="79"/>
    </w:p>
    <w:tbl>
      <w:tblPr>
        <w:tblW w:w="95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620"/>
        <w:gridCol w:w="3770"/>
        <w:gridCol w:w="4127"/>
      </w:tblGrid>
      <w:tr w:rsidR="0083018A" w:rsidRPr="0083018A" w14:paraId="5C24A8B9" w14:textId="77777777" w:rsidTr="00855CDF">
        <w:trPr>
          <w:trHeight w:val="375"/>
        </w:trPr>
        <w:tc>
          <w:tcPr>
            <w:tcW w:w="1620" w:type="dxa"/>
            <w:shd w:val="clear" w:color="auto" w:fill="B4C6E7" w:themeFill="accent1" w:themeFillTint="66"/>
          </w:tcPr>
          <w:p w14:paraId="600BBA44" w14:textId="77777777" w:rsidR="0083018A" w:rsidRPr="0083018A" w:rsidRDefault="0083018A" w:rsidP="0083018A">
            <w:r w:rsidRPr="0083018A">
              <w:t>Enhancement</w:t>
            </w:r>
          </w:p>
        </w:tc>
        <w:tc>
          <w:tcPr>
            <w:tcW w:w="3770" w:type="dxa"/>
            <w:shd w:val="clear" w:color="auto" w:fill="B4C6E7" w:themeFill="accent1" w:themeFillTint="66"/>
          </w:tcPr>
          <w:p w14:paraId="3CF5B14C" w14:textId="77777777" w:rsidR="0083018A" w:rsidRPr="0083018A" w:rsidRDefault="0083018A" w:rsidP="0083018A">
            <w:r w:rsidRPr="0083018A">
              <w:t>Menu/Path</w:t>
            </w:r>
          </w:p>
        </w:tc>
        <w:tc>
          <w:tcPr>
            <w:tcW w:w="4127" w:type="dxa"/>
            <w:shd w:val="clear" w:color="auto" w:fill="B4C6E7" w:themeFill="accent1" w:themeFillTint="66"/>
          </w:tcPr>
          <w:p w14:paraId="389F8E58" w14:textId="77777777" w:rsidR="0083018A" w:rsidRPr="0083018A" w:rsidRDefault="0083018A" w:rsidP="0083018A">
            <w:r w:rsidRPr="0083018A">
              <w:t>Function/Transaction Code</w:t>
            </w:r>
          </w:p>
        </w:tc>
      </w:tr>
      <w:tr w:rsidR="0083018A" w:rsidRPr="0083018A" w14:paraId="74AB2C9A" w14:textId="77777777" w:rsidTr="00855CDF">
        <w:tc>
          <w:tcPr>
            <w:tcW w:w="1620" w:type="dxa"/>
          </w:tcPr>
          <w:p w14:paraId="0569AA7C" w14:textId="30AE91B8" w:rsidR="0083018A" w:rsidRPr="0083018A" w:rsidRDefault="003F392A" w:rsidP="0083018A">
            <w:r>
              <w:t>N/A</w:t>
            </w:r>
          </w:p>
        </w:tc>
        <w:tc>
          <w:tcPr>
            <w:tcW w:w="3770" w:type="dxa"/>
          </w:tcPr>
          <w:p w14:paraId="41BE1264" w14:textId="77777777" w:rsidR="0083018A" w:rsidRPr="0083018A" w:rsidRDefault="0083018A" w:rsidP="0083018A"/>
        </w:tc>
        <w:tc>
          <w:tcPr>
            <w:tcW w:w="4127" w:type="dxa"/>
          </w:tcPr>
          <w:p w14:paraId="33D45AC6" w14:textId="77777777" w:rsidR="0083018A" w:rsidRPr="0083018A" w:rsidRDefault="0083018A" w:rsidP="0083018A"/>
        </w:tc>
      </w:tr>
    </w:tbl>
    <w:p w14:paraId="65DB0581" w14:textId="77777777" w:rsidR="0083018A" w:rsidRPr="0083018A" w:rsidRDefault="0083018A" w:rsidP="0083018A">
      <w:bookmarkStart w:id="80" w:name="_Toc526859735"/>
      <w:bookmarkStart w:id="81" w:name="_Toc21424480"/>
    </w:p>
    <w:p w14:paraId="1E6F25EB" w14:textId="77777777" w:rsidR="0083018A" w:rsidRPr="00855CDF" w:rsidRDefault="0083018A" w:rsidP="0083018A">
      <w:pPr>
        <w:rPr>
          <w:b/>
          <w:bCs/>
        </w:rPr>
      </w:pPr>
      <w:bookmarkStart w:id="82" w:name="_Toc498541704"/>
      <w:r w:rsidRPr="00855CDF">
        <w:rPr>
          <w:b/>
          <w:bCs/>
        </w:rPr>
        <w:t>Screen Exits</w:t>
      </w:r>
      <w:bookmarkEnd w:id="80"/>
      <w:bookmarkEnd w:id="81"/>
      <w:bookmarkEnd w:id="82"/>
    </w:p>
    <w:tbl>
      <w:tblPr>
        <w:tblW w:w="95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620"/>
        <w:gridCol w:w="3307"/>
        <w:gridCol w:w="1100"/>
        <w:gridCol w:w="3500"/>
      </w:tblGrid>
      <w:tr w:rsidR="0083018A" w:rsidRPr="0083018A" w14:paraId="50470F99" w14:textId="77777777" w:rsidTr="00855CDF">
        <w:trPr>
          <w:trHeight w:val="375"/>
        </w:trPr>
        <w:tc>
          <w:tcPr>
            <w:tcW w:w="1620" w:type="dxa"/>
            <w:shd w:val="clear" w:color="auto" w:fill="B4C6E7" w:themeFill="accent1" w:themeFillTint="66"/>
            <w:vAlign w:val="center"/>
          </w:tcPr>
          <w:p w14:paraId="29562971" w14:textId="77777777" w:rsidR="0083018A" w:rsidRPr="0083018A" w:rsidRDefault="0083018A" w:rsidP="0083018A">
            <w:r w:rsidRPr="0083018A">
              <w:t>Enhancement</w:t>
            </w:r>
          </w:p>
        </w:tc>
        <w:tc>
          <w:tcPr>
            <w:tcW w:w="3307" w:type="dxa"/>
            <w:shd w:val="clear" w:color="auto" w:fill="B4C6E7" w:themeFill="accent1" w:themeFillTint="66"/>
            <w:vAlign w:val="center"/>
          </w:tcPr>
          <w:p w14:paraId="6980A186" w14:textId="77777777" w:rsidR="0083018A" w:rsidRPr="0083018A" w:rsidRDefault="0083018A" w:rsidP="0083018A">
            <w:r w:rsidRPr="0083018A">
              <w:t>Main Program Name</w:t>
            </w:r>
          </w:p>
        </w:tc>
        <w:tc>
          <w:tcPr>
            <w:tcW w:w="1100" w:type="dxa"/>
            <w:shd w:val="clear" w:color="auto" w:fill="B4C6E7" w:themeFill="accent1" w:themeFillTint="66"/>
            <w:vAlign w:val="center"/>
          </w:tcPr>
          <w:p w14:paraId="06C18AD8" w14:textId="77777777" w:rsidR="0083018A" w:rsidRPr="0083018A" w:rsidRDefault="0083018A" w:rsidP="0083018A">
            <w:r w:rsidRPr="0083018A">
              <w:t>Screen Number</w:t>
            </w:r>
          </w:p>
        </w:tc>
        <w:tc>
          <w:tcPr>
            <w:tcW w:w="3500" w:type="dxa"/>
            <w:shd w:val="clear" w:color="auto" w:fill="B4C6E7" w:themeFill="accent1" w:themeFillTint="66"/>
            <w:vAlign w:val="center"/>
          </w:tcPr>
          <w:p w14:paraId="49F828EE" w14:textId="77777777" w:rsidR="0083018A" w:rsidRPr="0083018A" w:rsidRDefault="0083018A" w:rsidP="0083018A">
            <w:r w:rsidRPr="0083018A">
              <w:t>Program Name &amp; Sub-Screen Number</w:t>
            </w:r>
          </w:p>
        </w:tc>
      </w:tr>
      <w:tr w:rsidR="0083018A" w:rsidRPr="0083018A" w14:paraId="3714642D" w14:textId="77777777" w:rsidTr="00855CDF">
        <w:tc>
          <w:tcPr>
            <w:tcW w:w="1620" w:type="dxa"/>
          </w:tcPr>
          <w:p w14:paraId="512E31F4" w14:textId="0AD65A6F" w:rsidR="0083018A" w:rsidRPr="0083018A" w:rsidRDefault="003F392A" w:rsidP="0083018A">
            <w:r>
              <w:t>N/A</w:t>
            </w:r>
          </w:p>
        </w:tc>
        <w:tc>
          <w:tcPr>
            <w:tcW w:w="3307" w:type="dxa"/>
          </w:tcPr>
          <w:p w14:paraId="743F4184" w14:textId="77777777" w:rsidR="0083018A" w:rsidRPr="0083018A" w:rsidRDefault="0083018A" w:rsidP="0083018A"/>
        </w:tc>
        <w:tc>
          <w:tcPr>
            <w:tcW w:w="1100" w:type="dxa"/>
          </w:tcPr>
          <w:p w14:paraId="39C16A07" w14:textId="77777777" w:rsidR="0083018A" w:rsidRPr="0083018A" w:rsidRDefault="0083018A" w:rsidP="0083018A"/>
        </w:tc>
        <w:tc>
          <w:tcPr>
            <w:tcW w:w="3500" w:type="dxa"/>
          </w:tcPr>
          <w:p w14:paraId="4C0D58CC" w14:textId="77777777" w:rsidR="0083018A" w:rsidRPr="0083018A" w:rsidRDefault="0083018A" w:rsidP="0083018A"/>
        </w:tc>
      </w:tr>
    </w:tbl>
    <w:p w14:paraId="2453D290" w14:textId="77777777" w:rsidR="0083018A" w:rsidRPr="0083018A" w:rsidRDefault="0083018A" w:rsidP="0083018A"/>
    <w:p w14:paraId="1FF33332" w14:textId="77777777" w:rsidR="0083018A" w:rsidRPr="00855CDF" w:rsidRDefault="0083018A" w:rsidP="0083018A">
      <w:pPr>
        <w:rPr>
          <w:b/>
          <w:bCs/>
        </w:rPr>
      </w:pPr>
      <w:bookmarkStart w:id="83" w:name="_Toc498541705"/>
      <w:r w:rsidRPr="00855CDF">
        <w:rPr>
          <w:b/>
          <w:bCs/>
        </w:rPr>
        <w:t>Search Help Exits</w:t>
      </w:r>
      <w:bookmarkEnd w:id="83"/>
    </w:p>
    <w:tbl>
      <w:tblPr>
        <w:tblW w:w="9512"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A0" w:firstRow="1" w:lastRow="0" w:firstColumn="1" w:lastColumn="0" w:noHBand="0" w:noVBand="0"/>
      </w:tblPr>
      <w:tblGrid>
        <w:gridCol w:w="1080"/>
        <w:gridCol w:w="2492"/>
        <w:gridCol w:w="1080"/>
        <w:gridCol w:w="720"/>
        <w:gridCol w:w="1260"/>
        <w:gridCol w:w="1080"/>
        <w:gridCol w:w="900"/>
        <w:gridCol w:w="900"/>
      </w:tblGrid>
      <w:tr w:rsidR="00855CDF" w:rsidRPr="0083018A" w14:paraId="0F8E1460" w14:textId="77777777" w:rsidTr="00855CDF">
        <w:tc>
          <w:tcPr>
            <w:tcW w:w="1080" w:type="dxa"/>
            <w:shd w:val="clear" w:color="auto" w:fill="B4C6E7" w:themeFill="accent1" w:themeFillTint="66"/>
          </w:tcPr>
          <w:p w14:paraId="20837B71" w14:textId="77777777" w:rsidR="0083018A" w:rsidRPr="0083018A" w:rsidRDefault="0083018A" w:rsidP="0083018A">
            <w:r w:rsidRPr="0083018A">
              <w:t>Field Name</w:t>
            </w:r>
          </w:p>
        </w:tc>
        <w:tc>
          <w:tcPr>
            <w:tcW w:w="2492" w:type="dxa"/>
            <w:shd w:val="clear" w:color="auto" w:fill="B4C6E7" w:themeFill="accent1" w:themeFillTint="66"/>
          </w:tcPr>
          <w:p w14:paraId="6F23641B" w14:textId="77777777" w:rsidR="0083018A" w:rsidRPr="0083018A" w:rsidRDefault="0083018A" w:rsidP="0083018A">
            <w:r w:rsidRPr="0083018A">
              <w:t>Field Description</w:t>
            </w:r>
          </w:p>
        </w:tc>
        <w:tc>
          <w:tcPr>
            <w:tcW w:w="1080" w:type="dxa"/>
            <w:shd w:val="clear" w:color="auto" w:fill="B4C6E7" w:themeFill="accent1" w:themeFillTint="66"/>
          </w:tcPr>
          <w:p w14:paraId="76AFCFE7" w14:textId="6E46DBA6" w:rsidR="0083018A" w:rsidRPr="0083018A" w:rsidRDefault="0083018A" w:rsidP="00855CDF">
            <w:r w:rsidRPr="0083018A">
              <w:t>Import / Export</w:t>
            </w:r>
            <w:r w:rsidR="00855CDF">
              <w:t xml:space="preserve"> </w:t>
            </w:r>
            <w:r w:rsidRPr="0083018A">
              <w:t>(I/E)</w:t>
            </w:r>
          </w:p>
        </w:tc>
        <w:tc>
          <w:tcPr>
            <w:tcW w:w="720" w:type="dxa"/>
            <w:shd w:val="clear" w:color="auto" w:fill="B4C6E7" w:themeFill="accent1" w:themeFillTint="66"/>
          </w:tcPr>
          <w:p w14:paraId="0B5EC3EF" w14:textId="7B906A31" w:rsidR="0083018A" w:rsidRPr="0083018A" w:rsidRDefault="0083018A" w:rsidP="00855CDF">
            <w:r w:rsidRPr="0083018A">
              <w:t>Key</w:t>
            </w:r>
            <w:r w:rsidR="00855CDF">
              <w:t xml:space="preserve"> </w:t>
            </w:r>
            <w:r w:rsidRPr="0083018A">
              <w:t>Field</w:t>
            </w:r>
            <w:r w:rsidR="00855CDF">
              <w:t xml:space="preserve"> </w:t>
            </w:r>
            <w:r w:rsidRPr="0083018A">
              <w:t>(Y/N)</w:t>
            </w:r>
          </w:p>
        </w:tc>
        <w:tc>
          <w:tcPr>
            <w:tcW w:w="1260" w:type="dxa"/>
            <w:shd w:val="clear" w:color="auto" w:fill="B4C6E7" w:themeFill="accent1" w:themeFillTint="66"/>
          </w:tcPr>
          <w:p w14:paraId="4D8F5767" w14:textId="77777777" w:rsidR="0083018A" w:rsidRPr="0083018A" w:rsidRDefault="0083018A" w:rsidP="0083018A">
            <w:r w:rsidRPr="0083018A">
              <w:t>Data Element</w:t>
            </w:r>
          </w:p>
        </w:tc>
        <w:tc>
          <w:tcPr>
            <w:tcW w:w="1080" w:type="dxa"/>
            <w:shd w:val="clear" w:color="auto" w:fill="B4C6E7" w:themeFill="accent1" w:themeFillTint="66"/>
          </w:tcPr>
          <w:p w14:paraId="0F18F15F" w14:textId="77777777" w:rsidR="0083018A" w:rsidRPr="0083018A" w:rsidRDefault="0083018A" w:rsidP="0083018A">
            <w:r w:rsidRPr="0083018A">
              <w:t>Type (CHAR, NUMC)</w:t>
            </w:r>
          </w:p>
        </w:tc>
        <w:tc>
          <w:tcPr>
            <w:tcW w:w="900" w:type="dxa"/>
            <w:shd w:val="clear" w:color="auto" w:fill="B4C6E7" w:themeFill="accent1" w:themeFillTint="66"/>
          </w:tcPr>
          <w:p w14:paraId="4AF09304" w14:textId="77777777" w:rsidR="0083018A" w:rsidRPr="0083018A" w:rsidRDefault="0083018A" w:rsidP="0083018A">
            <w:r w:rsidRPr="0083018A">
              <w:t>Length</w:t>
            </w:r>
          </w:p>
        </w:tc>
        <w:tc>
          <w:tcPr>
            <w:tcW w:w="900" w:type="dxa"/>
            <w:shd w:val="clear" w:color="auto" w:fill="B4C6E7" w:themeFill="accent1" w:themeFillTint="66"/>
          </w:tcPr>
          <w:p w14:paraId="0A44E190" w14:textId="77777777" w:rsidR="0083018A" w:rsidRPr="0083018A" w:rsidRDefault="0083018A" w:rsidP="0083018A">
            <w:r w:rsidRPr="0083018A">
              <w:t>Default Value</w:t>
            </w:r>
          </w:p>
        </w:tc>
      </w:tr>
      <w:tr w:rsidR="0083018A" w:rsidRPr="0083018A" w14:paraId="70592815" w14:textId="77777777" w:rsidTr="00855CDF">
        <w:tc>
          <w:tcPr>
            <w:tcW w:w="1080" w:type="dxa"/>
          </w:tcPr>
          <w:p w14:paraId="58B07027" w14:textId="0F7F14E4" w:rsidR="0083018A" w:rsidRPr="0083018A" w:rsidRDefault="003F392A" w:rsidP="0083018A">
            <w:r>
              <w:t>N/A</w:t>
            </w:r>
          </w:p>
        </w:tc>
        <w:tc>
          <w:tcPr>
            <w:tcW w:w="2492" w:type="dxa"/>
          </w:tcPr>
          <w:p w14:paraId="03CB7ABD" w14:textId="77777777" w:rsidR="0083018A" w:rsidRPr="0083018A" w:rsidRDefault="0083018A" w:rsidP="0083018A"/>
        </w:tc>
        <w:tc>
          <w:tcPr>
            <w:tcW w:w="1080" w:type="dxa"/>
          </w:tcPr>
          <w:p w14:paraId="30304DB9" w14:textId="77777777" w:rsidR="0083018A" w:rsidRPr="0083018A" w:rsidRDefault="0083018A" w:rsidP="0083018A"/>
        </w:tc>
        <w:tc>
          <w:tcPr>
            <w:tcW w:w="720" w:type="dxa"/>
          </w:tcPr>
          <w:p w14:paraId="48227A5D" w14:textId="77777777" w:rsidR="0083018A" w:rsidRPr="0083018A" w:rsidRDefault="0083018A" w:rsidP="0083018A"/>
        </w:tc>
        <w:tc>
          <w:tcPr>
            <w:tcW w:w="1260" w:type="dxa"/>
          </w:tcPr>
          <w:p w14:paraId="6DBD188D" w14:textId="77777777" w:rsidR="0083018A" w:rsidRPr="0083018A" w:rsidRDefault="0083018A" w:rsidP="0083018A"/>
        </w:tc>
        <w:tc>
          <w:tcPr>
            <w:tcW w:w="1080" w:type="dxa"/>
          </w:tcPr>
          <w:p w14:paraId="0A63C01A" w14:textId="77777777" w:rsidR="0083018A" w:rsidRPr="0083018A" w:rsidRDefault="0083018A" w:rsidP="0083018A"/>
        </w:tc>
        <w:tc>
          <w:tcPr>
            <w:tcW w:w="900" w:type="dxa"/>
          </w:tcPr>
          <w:p w14:paraId="2FCD680F" w14:textId="77777777" w:rsidR="0083018A" w:rsidRPr="0083018A" w:rsidRDefault="0083018A" w:rsidP="0083018A"/>
        </w:tc>
        <w:tc>
          <w:tcPr>
            <w:tcW w:w="900" w:type="dxa"/>
          </w:tcPr>
          <w:p w14:paraId="761DCD48" w14:textId="77777777" w:rsidR="0083018A" w:rsidRPr="0083018A" w:rsidRDefault="0083018A" w:rsidP="0083018A"/>
        </w:tc>
      </w:tr>
    </w:tbl>
    <w:p w14:paraId="2763A13F" w14:textId="170184D2" w:rsidR="0083018A" w:rsidRDefault="0083018A" w:rsidP="0083018A">
      <w:r w:rsidRPr="0083018A">
        <w:t xml:space="preserve">  </w:t>
      </w:r>
    </w:p>
    <w:p w14:paraId="305117F9" w14:textId="77777777" w:rsidR="00855CDF" w:rsidRPr="0083018A" w:rsidRDefault="00855CDF" w:rsidP="0083018A"/>
    <w:p w14:paraId="342DABDA" w14:textId="77777777" w:rsidR="0083018A" w:rsidRPr="00855CDF" w:rsidRDefault="0083018A" w:rsidP="0083018A">
      <w:pPr>
        <w:rPr>
          <w:b/>
          <w:bCs/>
        </w:rPr>
      </w:pPr>
      <w:bookmarkStart w:id="84" w:name="_Toc498541706"/>
      <w:r w:rsidRPr="00855CDF">
        <w:rPr>
          <w:b/>
          <w:bCs/>
        </w:rPr>
        <w:t xml:space="preserve">Search Help </w:t>
      </w:r>
      <w:proofErr w:type="gramStart"/>
      <w:r w:rsidRPr="00855CDF">
        <w:rPr>
          <w:b/>
          <w:bCs/>
        </w:rPr>
        <w:t>assignment</w:t>
      </w:r>
      <w:bookmarkEnd w:id="84"/>
      <w:proofErr w:type="gram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7"/>
        <w:gridCol w:w="3360"/>
        <w:gridCol w:w="3600"/>
      </w:tblGrid>
      <w:tr w:rsidR="0083018A" w:rsidRPr="0083018A" w14:paraId="103D5203" w14:textId="77777777" w:rsidTr="00855CDF">
        <w:tc>
          <w:tcPr>
            <w:tcW w:w="2407" w:type="dxa"/>
            <w:shd w:val="clear" w:color="auto" w:fill="B4C6E7" w:themeFill="accent1" w:themeFillTint="66"/>
          </w:tcPr>
          <w:p w14:paraId="01AED097" w14:textId="77777777" w:rsidR="0083018A" w:rsidRPr="0083018A" w:rsidRDefault="0083018A" w:rsidP="0083018A">
            <w:r w:rsidRPr="0083018A">
              <w:t>Standard Search Help</w:t>
            </w:r>
          </w:p>
        </w:tc>
        <w:tc>
          <w:tcPr>
            <w:tcW w:w="3360" w:type="dxa"/>
            <w:shd w:val="clear" w:color="auto" w:fill="B4C6E7" w:themeFill="accent1" w:themeFillTint="66"/>
          </w:tcPr>
          <w:p w14:paraId="2A84E6CE" w14:textId="77777777" w:rsidR="0083018A" w:rsidRPr="0083018A" w:rsidRDefault="0083018A" w:rsidP="0083018A">
            <w:r w:rsidRPr="0083018A">
              <w:t>Collective Search Help</w:t>
            </w:r>
          </w:p>
        </w:tc>
        <w:tc>
          <w:tcPr>
            <w:tcW w:w="3600" w:type="dxa"/>
            <w:shd w:val="clear" w:color="auto" w:fill="B4C6E7" w:themeFill="accent1" w:themeFillTint="66"/>
          </w:tcPr>
          <w:p w14:paraId="47973E49" w14:textId="77777777" w:rsidR="0083018A" w:rsidRPr="0083018A" w:rsidRDefault="0083018A" w:rsidP="0083018A">
            <w:r w:rsidRPr="0083018A">
              <w:t>Elementary Search Help</w:t>
            </w:r>
          </w:p>
        </w:tc>
      </w:tr>
      <w:tr w:rsidR="0083018A" w:rsidRPr="0083018A" w14:paraId="790A6FEC" w14:textId="77777777" w:rsidTr="00855CDF">
        <w:tc>
          <w:tcPr>
            <w:tcW w:w="2407" w:type="dxa"/>
          </w:tcPr>
          <w:p w14:paraId="1B7FE840" w14:textId="63F7B050" w:rsidR="0083018A" w:rsidRPr="0083018A" w:rsidRDefault="003F392A" w:rsidP="0083018A">
            <w:r>
              <w:t>N/A</w:t>
            </w:r>
          </w:p>
        </w:tc>
        <w:tc>
          <w:tcPr>
            <w:tcW w:w="3360" w:type="dxa"/>
          </w:tcPr>
          <w:p w14:paraId="14FDAAB5" w14:textId="77777777" w:rsidR="0083018A" w:rsidRPr="0083018A" w:rsidRDefault="0083018A" w:rsidP="0083018A"/>
        </w:tc>
        <w:tc>
          <w:tcPr>
            <w:tcW w:w="3600" w:type="dxa"/>
          </w:tcPr>
          <w:p w14:paraId="628A91DB" w14:textId="77777777" w:rsidR="0083018A" w:rsidRPr="0083018A" w:rsidRDefault="0083018A" w:rsidP="0083018A"/>
        </w:tc>
      </w:tr>
    </w:tbl>
    <w:p w14:paraId="2074AA1F" w14:textId="77777777" w:rsidR="0083018A" w:rsidRPr="0083018A" w:rsidRDefault="0083018A" w:rsidP="0083018A"/>
    <w:p w14:paraId="36AF24A1" w14:textId="77777777" w:rsidR="0083018A" w:rsidRPr="00855CDF" w:rsidRDefault="0083018A" w:rsidP="0083018A">
      <w:pPr>
        <w:rPr>
          <w:b/>
          <w:bCs/>
        </w:rPr>
      </w:pPr>
      <w:bookmarkStart w:id="85" w:name="_Toc498541707"/>
      <w:r w:rsidRPr="00855CDF">
        <w:rPr>
          <w:b/>
          <w:bCs/>
        </w:rPr>
        <w:t>BADI</w:t>
      </w:r>
      <w:bookmarkEnd w:id="85"/>
    </w:p>
    <w:tbl>
      <w:tblPr>
        <w:tblW w:w="94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485"/>
        <w:gridCol w:w="2650"/>
        <w:gridCol w:w="2312"/>
        <w:gridCol w:w="1987"/>
      </w:tblGrid>
      <w:tr w:rsidR="0083018A" w:rsidRPr="0083018A" w14:paraId="42D6994B" w14:textId="77777777" w:rsidTr="00855CDF">
        <w:trPr>
          <w:trHeight w:val="382"/>
        </w:trPr>
        <w:tc>
          <w:tcPr>
            <w:tcW w:w="2485" w:type="dxa"/>
            <w:shd w:val="clear" w:color="auto" w:fill="B4C6E7" w:themeFill="accent1" w:themeFillTint="66"/>
          </w:tcPr>
          <w:p w14:paraId="0C5FADD7" w14:textId="77777777" w:rsidR="0083018A" w:rsidRPr="0083018A" w:rsidRDefault="0083018A" w:rsidP="0083018A">
            <w:r w:rsidRPr="0083018A">
              <w:t>BADI Definition</w:t>
            </w:r>
          </w:p>
        </w:tc>
        <w:tc>
          <w:tcPr>
            <w:tcW w:w="2650" w:type="dxa"/>
            <w:shd w:val="clear" w:color="auto" w:fill="B4C6E7" w:themeFill="accent1" w:themeFillTint="66"/>
          </w:tcPr>
          <w:p w14:paraId="4D9CC422" w14:textId="77777777" w:rsidR="0083018A" w:rsidRPr="0083018A" w:rsidRDefault="0083018A" w:rsidP="0083018A">
            <w:r w:rsidRPr="0083018A">
              <w:t>Implementation name</w:t>
            </w:r>
          </w:p>
        </w:tc>
        <w:tc>
          <w:tcPr>
            <w:tcW w:w="2312" w:type="dxa"/>
            <w:shd w:val="clear" w:color="auto" w:fill="B4C6E7" w:themeFill="accent1" w:themeFillTint="66"/>
          </w:tcPr>
          <w:p w14:paraId="121D1A94" w14:textId="77777777" w:rsidR="0083018A" w:rsidRPr="0083018A" w:rsidRDefault="0083018A" w:rsidP="0083018A">
            <w:r w:rsidRPr="0083018A">
              <w:t>Methods</w:t>
            </w:r>
          </w:p>
        </w:tc>
        <w:tc>
          <w:tcPr>
            <w:tcW w:w="1987" w:type="dxa"/>
            <w:shd w:val="clear" w:color="auto" w:fill="B4C6E7" w:themeFill="accent1" w:themeFillTint="66"/>
          </w:tcPr>
          <w:p w14:paraId="01916B86" w14:textId="77777777" w:rsidR="0083018A" w:rsidRPr="0083018A" w:rsidRDefault="0083018A" w:rsidP="0083018A">
            <w:r w:rsidRPr="0083018A">
              <w:t>Comments</w:t>
            </w:r>
          </w:p>
        </w:tc>
      </w:tr>
      <w:tr w:rsidR="0083018A" w:rsidRPr="0083018A" w14:paraId="4CBBAA5E" w14:textId="77777777" w:rsidTr="00855CDF">
        <w:trPr>
          <w:trHeight w:val="366"/>
        </w:trPr>
        <w:tc>
          <w:tcPr>
            <w:tcW w:w="2485" w:type="dxa"/>
          </w:tcPr>
          <w:p w14:paraId="3DC3B321" w14:textId="383420C6" w:rsidR="0083018A" w:rsidRPr="0083018A" w:rsidRDefault="0083018A" w:rsidP="0083018A"/>
        </w:tc>
        <w:tc>
          <w:tcPr>
            <w:tcW w:w="2650" w:type="dxa"/>
          </w:tcPr>
          <w:p w14:paraId="17BBD8F9" w14:textId="42DA1941" w:rsidR="0083018A" w:rsidRPr="0083018A" w:rsidRDefault="0083018A" w:rsidP="0083018A"/>
        </w:tc>
        <w:tc>
          <w:tcPr>
            <w:tcW w:w="2312" w:type="dxa"/>
          </w:tcPr>
          <w:p w14:paraId="1C7F9616" w14:textId="4407BDD6" w:rsidR="003F392A" w:rsidRPr="0083018A" w:rsidRDefault="003F392A" w:rsidP="003F392A"/>
        </w:tc>
        <w:tc>
          <w:tcPr>
            <w:tcW w:w="1987" w:type="dxa"/>
          </w:tcPr>
          <w:p w14:paraId="65AD845C" w14:textId="0D274372" w:rsidR="0083018A" w:rsidRPr="0083018A" w:rsidRDefault="003F392A" w:rsidP="0083018A">
            <w:r>
              <w:t>N/A</w:t>
            </w:r>
          </w:p>
        </w:tc>
      </w:tr>
    </w:tbl>
    <w:p w14:paraId="5683B608" w14:textId="77777777" w:rsidR="0083018A" w:rsidRPr="0083018A" w:rsidRDefault="0083018A" w:rsidP="0083018A"/>
    <w:p w14:paraId="15EB419A" w14:textId="77777777" w:rsidR="0083018A" w:rsidRPr="00855CDF" w:rsidRDefault="0083018A" w:rsidP="0083018A">
      <w:pPr>
        <w:rPr>
          <w:b/>
          <w:bCs/>
        </w:rPr>
      </w:pPr>
      <w:bookmarkStart w:id="86" w:name="_Toc498541708"/>
      <w:r w:rsidRPr="00855CDF">
        <w:rPr>
          <w:b/>
          <w:bCs/>
        </w:rPr>
        <w:t>Custom Transaction</w:t>
      </w:r>
      <w:bookmarkEnd w:id="86"/>
    </w:p>
    <w:p w14:paraId="06AB5614" w14:textId="0245E652" w:rsidR="0083018A" w:rsidRDefault="003F392A" w:rsidP="0083018A">
      <w:r>
        <w:lastRenderedPageBreak/>
        <w:t>N/A</w:t>
      </w:r>
    </w:p>
    <w:p w14:paraId="4EA179A8" w14:textId="77777777" w:rsidR="003F392A" w:rsidRPr="0083018A" w:rsidRDefault="003F392A" w:rsidP="0083018A"/>
    <w:p w14:paraId="7611F469" w14:textId="648AA5EE" w:rsidR="0083018A" w:rsidRDefault="0083018A" w:rsidP="0083018A">
      <w:r w:rsidRPr="00855CDF">
        <w:rPr>
          <w:b/>
          <w:bCs/>
        </w:rPr>
        <w:t xml:space="preserve"> </w:t>
      </w:r>
      <w:bookmarkStart w:id="87" w:name="_Toc498541709"/>
      <w:r w:rsidRPr="00855CDF">
        <w:rPr>
          <w:b/>
          <w:bCs/>
        </w:rPr>
        <w:t>Requirement routine</w:t>
      </w:r>
      <w:bookmarkEnd w:id="87"/>
    </w:p>
    <w:p w14:paraId="360C9632" w14:textId="1264371F" w:rsidR="003F392A" w:rsidRPr="003F392A" w:rsidRDefault="003F392A" w:rsidP="0083018A">
      <w:r>
        <w:t>N/A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3"/>
        <w:gridCol w:w="4820"/>
      </w:tblGrid>
      <w:tr w:rsidR="0083018A" w:rsidRPr="0083018A" w14:paraId="16C67B86" w14:textId="77777777" w:rsidTr="00855CDF">
        <w:tc>
          <w:tcPr>
            <w:tcW w:w="2943" w:type="dxa"/>
            <w:shd w:val="clear" w:color="auto" w:fill="B4C6E7" w:themeFill="accent1" w:themeFillTint="66"/>
          </w:tcPr>
          <w:p w14:paraId="37E31CC6" w14:textId="77777777" w:rsidR="0083018A" w:rsidRPr="0083018A" w:rsidRDefault="0083018A" w:rsidP="0083018A">
            <w:r w:rsidRPr="0083018A">
              <w:t>Menu/Submenu</w:t>
            </w:r>
          </w:p>
          <w:p w14:paraId="1ED3991F" w14:textId="77777777" w:rsidR="0083018A" w:rsidRPr="0083018A" w:rsidRDefault="0083018A" w:rsidP="0083018A"/>
        </w:tc>
        <w:tc>
          <w:tcPr>
            <w:tcW w:w="4820" w:type="dxa"/>
          </w:tcPr>
          <w:p w14:paraId="36A5EECA" w14:textId="77777777" w:rsidR="0083018A" w:rsidRPr="0083018A" w:rsidRDefault="0083018A" w:rsidP="0083018A"/>
        </w:tc>
      </w:tr>
      <w:tr w:rsidR="0083018A" w:rsidRPr="0083018A" w14:paraId="589D81AB" w14:textId="77777777" w:rsidTr="00855CDF">
        <w:tc>
          <w:tcPr>
            <w:tcW w:w="2943" w:type="dxa"/>
            <w:shd w:val="clear" w:color="auto" w:fill="B4C6E7" w:themeFill="accent1" w:themeFillTint="66"/>
          </w:tcPr>
          <w:p w14:paraId="577D89BD" w14:textId="77777777" w:rsidR="0083018A" w:rsidRPr="0083018A" w:rsidRDefault="0083018A" w:rsidP="0083018A">
            <w:r w:rsidRPr="0083018A">
              <w:t>Routine number</w:t>
            </w:r>
          </w:p>
          <w:p w14:paraId="0619EB22" w14:textId="77777777" w:rsidR="0083018A" w:rsidRPr="0083018A" w:rsidRDefault="0083018A" w:rsidP="0083018A"/>
        </w:tc>
        <w:tc>
          <w:tcPr>
            <w:tcW w:w="4820" w:type="dxa"/>
          </w:tcPr>
          <w:p w14:paraId="2B5E382B" w14:textId="77777777" w:rsidR="0083018A" w:rsidRPr="0083018A" w:rsidRDefault="0083018A" w:rsidP="0083018A"/>
        </w:tc>
      </w:tr>
      <w:tr w:rsidR="0083018A" w:rsidRPr="0083018A" w14:paraId="2BC65175" w14:textId="77777777" w:rsidTr="00855CDF">
        <w:tc>
          <w:tcPr>
            <w:tcW w:w="2943" w:type="dxa"/>
            <w:shd w:val="clear" w:color="auto" w:fill="B4C6E7" w:themeFill="accent1" w:themeFillTint="66"/>
          </w:tcPr>
          <w:p w14:paraId="2D8451DE" w14:textId="77777777" w:rsidR="0083018A" w:rsidRPr="0083018A" w:rsidRDefault="0083018A" w:rsidP="0083018A">
            <w:r w:rsidRPr="0083018A">
              <w:t>Business logic required</w:t>
            </w:r>
          </w:p>
        </w:tc>
        <w:tc>
          <w:tcPr>
            <w:tcW w:w="4820" w:type="dxa"/>
          </w:tcPr>
          <w:p w14:paraId="484575D5" w14:textId="77777777" w:rsidR="0083018A" w:rsidRPr="0083018A" w:rsidRDefault="0083018A" w:rsidP="0083018A"/>
        </w:tc>
      </w:tr>
    </w:tbl>
    <w:p w14:paraId="722FD09D" w14:textId="77777777" w:rsidR="0083018A" w:rsidRPr="0083018A" w:rsidRDefault="0083018A" w:rsidP="0083018A"/>
    <w:p w14:paraId="2F631272" w14:textId="40D8490A" w:rsidR="0083018A" w:rsidRPr="00855CDF" w:rsidRDefault="0083018A" w:rsidP="0083018A">
      <w:pPr>
        <w:rPr>
          <w:b/>
          <w:bCs/>
        </w:rPr>
      </w:pPr>
      <w:r w:rsidRPr="00855CDF">
        <w:rPr>
          <w:b/>
          <w:bCs/>
        </w:rPr>
        <w:t xml:space="preserve"> </w:t>
      </w:r>
      <w:bookmarkStart w:id="88" w:name="_Toc498541710"/>
      <w:r w:rsidRPr="00855CDF">
        <w:rPr>
          <w:b/>
          <w:bCs/>
        </w:rPr>
        <w:t xml:space="preserve">Business Transaction event (If </w:t>
      </w:r>
      <w:r w:rsidR="008F15E1" w:rsidRPr="00855CDF">
        <w:rPr>
          <w:b/>
          <w:bCs/>
        </w:rPr>
        <w:t>any.</w:t>
      </w:r>
      <w:r w:rsidRPr="00855CDF">
        <w:rPr>
          <w:b/>
          <w:bCs/>
        </w:rPr>
        <w:t>)</w:t>
      </w:r>
      <w:bookmarkEnd w:id="88"/>
    </w:p>
    <w:p w14:paraId="47CA4B16" w14:textId="0992EC94" w:rsidR="0083018A" w:rsidRPr="0083018A" w:rsidRDefault="003F392A" w:rsidP="0083018A">
      <w:r>
        <w:t>N/A</w:t>
      </w:r>
    </w:p>
    <w:tbl>
      <w:tblPr>
        <w:tblW w:w="9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6"/>
        <w:gridCol w:w="1094"/>
        <w:gridCol w:w="775"/>
        <w:gridCol w:w="642"/>
        <w:gridCol w:w="2476"/>
        <w:gridCol w:w="1238"/>
        <w:gridCol w:w="1238"/>
        <w:gridCol w:w="1336"/>
      </w:tblGrid>
      <w:tr w:rsidR="0083018A" w:rsidRPr="0083018A" w14:paraId="6BE66D7C" w14:textId="77777777" w:rsidTr="00855CDF">
        <w:tc>
          <w:tcPr>
            <w:tcW w:w="2975" w:type="dxa"/>
            <w:gridSpan w:val="3"/>
            <w:shd w:val="clear" w:color="auto" w:fill="B4C6E7" w:themeFill="accent1" w:themeFillTint="66"/>
          </w:tcPr>
          <w:p w14:paraId="36AF61D6" w14:textId="77777777" w:rsidR="0083018A" w:rsidRPr="0083018A" w:rsidRDefault="0083018A" w:rsidP="0083018A">
            <w:r w:rsidRPr="0083018A">
              <w:t>Event</w:t>
            </w:r>
          </w:p>
        </w:tc>
        <w:tc>
          <w:tcPr>
            <w:tcW w:w="6930" w:type="dxa"/>
            <w:gridSpan w:val="5"/>
            <w:shd w:val="clear" w:color="auto" w:fill="auto"/>
          </w:tcPr>
          <w:p w14:paraId="0149163A" w14:textId="77777777" w:rsidR="0083018A" w:rsidRPr="0083018A" w:rsidRDefault="0083018A" w:rsidP="0083018A"/>
        </w:tc>
      </w:tr>
      <w:tr w:rsidR="0083018A" w:rsidRPr="0083018A" w14:paraId="1B4EF207" w14:textId="77777777" w:rsidTr="00855CDF">
        <w:tc>
          <w:tcPr>
            <w:tcW w:w="2975" w:type="dxa"/>
            <w:gridSpan w:val="3"/>
            <w:shd w:val="clear" w:color="auto" w:fill="B4C6E7" w:themeFill="accent1" w:themeFillTint="66"/>
          </w:tcPr>
          <w:p w14:paraId="020313A8" w14:textId="77777777" w:rsidR="0083018A" w:rsidRPr="0083018A" w:rsidRDefault="0083018A" w:rsidP="0083018A">
            <w:r w:rsidRPr="0083018A">
              <w:t>Description</w:t>
            </w:r>
          </w:p>
        </w:tc>
        <w:tc>
          <w:tcPr>
            <w:tcW w:w="6930" w:type="dxa"/>
            <w:gridSpan w:val="5"/>
            <w:shd w:val="clear" w:color="auto" w:fill="auto"/>
          </w:tcPr>
          <w:p w14:paraId="4B15B85F" w14:textId="77777777" w:rsidR="0083018A" w:rsidRPr="0083018A" w:rsidRDefault="0083018A" w:rsidP="0083018A"/>
        </w:tc>
      </w:tr>
      <w:tr w:rsidR="0083018A" w:rsidRPr="0083018A" w14:paraId="152889BB" w14:textId="77777777" w:rsidTr="00855CDF">
        <w:tc>
          <w:tcPr>
            <w:tcW w:w="2975" w:type="dxa"/>
            <w:gridSpan w:val="3"/>
            <w:shd w:val="clear" w:color="auto" w:fill="B4C6E7" w:themeFill="accent1" w:themeFillTint="66"/>
          </w:tcPr>
          <w:p w14:paraId="3EA7B509" w14:textId="77777777" w:rsidR="0083018A" w:rsidRPr="0083018A" w:rsidRDefault="0083018A" w:rsidP="0083018A">
            <w:r w:rsidRPr="0083018A">
              <w:t>Sample Function Module</w:t>
            </w:r>
          </w:p>
        </w:tc>
        <w:tc>
          <w:tcPr>
            <w:tcW w:w="6930" w:type="dxa"/>
            <w:gridSpan w:val="5"/>
            <w:shd w:val="clear" w:color="auto" w:fill="auto"/>
          </w:tcPr>
          <w:p w14:paraId="42D8E07A" w14:textId="77777777" w:rsidR="0083018A" w:rsidRPr="0083018A" w:rsidRDefault="0083018A" w:rsidP="0083018A"/>
        </w:tc>
      </w:tr>
      <w:tr w:rsidR="0083018A" w:rsidRPr="0083018A" w14:paraId="668E72E1" w14:textId="77777777" w:rsidTr="00855CDF">
        <w:tc>
          <w:tcPr>
            <w:tcW w:w="2975" w:type="dxa"/>
            <w:gridSpan w:val="3"/>
            <w:shd w:val="clear" w:color="auto" w:fill="B4C6E7" w:themeFill="accent1" w:themeFillTint="66"/>
          </w:tcPr>
          <w:p w14:paraId="4F388381" w14:textId="77777777" w:rsidR="0083018A" w:rsidRPr="0083018A" w:rsidRDefault="0083018A" w:rsidP="0083018A">
            <w:r w:rsidRPr="0083018A">
              <w:t>Custom Function</w:t>
            </w:r>
          </w:p>
        </w:tc>
        <w:tc>
          <w:tcPr>
            <w:tcW w:w="6930" w:type="dxa"/>
            <w:gridSpan w:val="5"/>
            <w:shd w:val="clear" w:color="auto" w:fill="auto"/>
          </w:tcPr>
          <w:p w14:paraId="4619CB06" w14:textId="77777777" w:rsidR="0083018A" w:rsidRPr="0083018A" w:rsidRDefault="0083018A" w:rsidP="0083018A"/>
        </w:tc>
      </w:tr>
      <w:tr w:rsidR="0083018A" w:rsidRPr="0083018A" w14:paraId="0105DDDB" w14:textId="77777777" w:rsidTr="00855CDF">
        <w:tc>
          <w:tcPr>
            <w:tcW w:w="2975" w:type="dxa"/>
            <w:gridSpan w:val="3"/>
            <w:shd w:val="clear" w:color="auto" w:fill="B4C6E7" w:themeFill="accent1" w:themeFillTint="66"/>
          </w:tcPr>
          <w:p w14:paraId="01DA0971" w14:textId="77777777" w:rsidR="0083018A" w:rsidRPr="0083018A" w:rsidRDefault="0083018A" w:rsidP="0083018A">
            <w:r w:rsidRPr="0083018A">
              <w:t xml:space="preserve">Identification Type (SAP or Partner) </w:t>
            </w:r>
          </w:p>
        </w:tc>
        <w:tc>
          <w:tcPr>
            <w:tcW w:w="6930" w:type="dxa"/>
            <w:gridSpan w:val="5"/>
            <w:shd w:val="clear" w:color="auto" w:fill="auto"/>
          </w:tcPr>
          <w:p w14:paraId="24A8F684" w14:textId="77777777" w:rsidR="0083018A" w:rsidRPr="0083018A" w:rsidRDefault="0083018A" w:rsidP="0083018A"/>
        </w:tc>
      </w:tr>
      <w:tr w:rsidR="0083018A" w:rsidRPr="0083018A" w14:paraId="4BD9EE9C" w14:textId="77777777" w:rsidTr="00855CDF">
        <w:tc>
          <w:tcPr>
            <w:tcW w:w="2975" w:type="dxa"/>
            <w:gridSpan w:val="3"/>
            <w:shd w:val="clear" w:color="auto" w:fill="B4C6E7" w:themeFill="accent1" w:themeFillTint="66"/>
          </w:tcPr>
          <w:p w14:paraId="591CD201" w14:textId="77777777" w:rsidR="0083018A" w:rsidRPr="0083018A" w:rsidRDefault="0083018A" w:rsidP="0083018A">
            <w:r w:rsidRPr="0083018A">
              <w:t>Identification</w:t>
            </w:r>
          </w:p>
        </w:tc>
        <w:tc>
          <w:tcPr>
            <w:tcW w:w="6930" w:type="dxa"/>
            <w:gridSpan w:val="5"/>
            <w:shd w:val="clear" w:color="auto" w:fill="auto"/>
          </w:tcPr>
          <w:p w14:paraId="41B15A17" w14:textId="77777777" w:rsidR="0083018A" w:rsidRPr="0083018A" w:rsidRDefault="0083018A" w:rsidP="0083018A"/>
        </w:tc>
      </w:tr>
      <w:tr w:rsidR="0083018A" w:rsidRPr="0083018A" w14:paraId="4D3B1867" w14:textId="77777777" w:rsidTr="00855CDF">
        <w:tc>
          <w:tcPr>
            <w:tcW w:w="2975" w:type="dxa"/>
            <w:gridSpan w:val="3"/>
            <w:shd w:val="clear" w:color="auto" w:fill="B4C6E7" w:themeFill="accent1" w:themeFillTint="66"/>
          </w:tcPr>
          <w:p w14:paraId="02A3B0BD" w14:textId="77777777" w:rsidR="0083018A" w:rsidRPr="0083018A" w:rsidRDefault="0083018A" w:rsidP="0083018A">
            <w:r w:rsidRPr="0083018A">
              <w:t>Product</w:t>
            </w:r>
          </w:p>
        </w:tc>
        <w:tc>
          <w:tcPr>
            <w:tcW w:w="6930" w:type="dxa"/>
            <w:gridSpan w:val="5"/>
            <w:shd w:val="clear" w:color="auto" w:fill="auto"/>
          </w:tcPr>
          <w:p w14:paraId="5CC002DF" w14:textId="77777777" w:rsidR="0083018A" w:rsidRPr="0083018A" w:rsidRDefault="0083018A" w:rsidP="0083018A"/>
        </w:tc>
      </w:tr>
      <w:tr w:rsidR="0083018A" w:rsidRPr="0083018A" w14:paraId="55311D0D" w14:textId="77777777" w:rsidTr="00855CDF">
        <w:tc>
          <w:tcPr>
            <w:tcW w:w="9905" w:type="dxa"/>
            <w:gridSpan w:val="8"/>
            <w:shd w:val="clear" w:color="auto" w:fill="B4C6E7" w:themeFill="accent1" w:themeFillTint="66"/>
          </w:tcPr>
          <w:p w14:paraId="6F240DC4" w14:textId="77777777" w:rsidR="0083018A" w:rsidRPr="0083018A" w:rsidRDefault="0083018A" w:rsidP="0083018A">
            <w:r w:rsidRPr="0083018A">
              <w:t>Configuration (fill in all that apply)</w:t>
            </w:r>
          </w:p>
        </w:tc>
      </w:tr>
      <w:tr w:rsidR="0083018A" w:rsidRPr="0083018A" w14:paraId="3ADB0997" w14:textId="77777777" w:rsidTr="00855CDF">
        <w:trPr>
          <w:trHeight w:val="323"/>
        </w:trPr>
        <w:tc>
          <w:tcPr>
            <w:tcW w:w="1106" w:type="dxa"/>
            <w:shd w:val="clear" w:color="auto" w:fill="B4C6E7" w:themeFill="accent1" w:themeFillTint="66"/>
          </w:tcPr>
          <w:p w14:paraId="58345782" w14:textId="77777777" w:rsidR="0083018A" w:rsidRPr="0083018A" w:rsidRDefault="0083018A" w:rsidP="0083018A">
            <w:r w:rsidRPr="0083018A">
              <w:t>Process / Event</w:t>
            </w:r>
          </w:p>
        </w:tc>
        <w:tc>
          <w:tcPr>
            <w:tcW w:w="1094" w:type="dxa"/>
            <w:shd w:val="clear" w:color="auto" w:fill="B4C6E7" w:themeFill="accent1" w:themeFillTint="66"/>
          </w:tcPr>
          <w:p w14:paraId="6B0E039F" w14:textId="77777777" w:rsidR="0083018A" w:rsidRPr="0083018A" w:rsidRDefault="0083018A" w:rsidP="0083018A">
            <w:r w:rsidRPr="0083018A">
              <w:t>Country</w:t>
            </w:r>
          </w:p>
        </w:tc>
        <w:tc>
          <w:tcPr>
            <w:tcW w:w="1417" w:type="dxa"/>
            <w:gridSpan w:val="2"/>
            <w:shd w:val="clear" w:color="auto" w:fill="B4C6E7" w:themeFill="accent1" w:themeFillTint="66"/>
          </w:tcPr>
          <w:p w14:paraId="13ADCC19" w14:textId="77777777" w:rsidR="0083018A" w:rsidRPr="0083018A" w:rsidRDefault="0083018A" w:rsidP="0083018A">
            <w:r w:rsidRPr="0083018A">
              <w:t>Application</w:t>
            </w:r>
          </w:p>
        </w:tc>
        <w:tc>
          <w:tcPr>
            <w:tcW w:w="2476" w:type="dxa"/>
            <w:shd w:val="clear" w:color="auto" w:fill="B4C6E7" w:themeFill="accent1" w:themeFillTint="66"/>
          </w:tcPr>
          <w:p w14:paraId="0D7B8CC3" w14:textId="77777777" w:rsidR="0083018A" w:rsidRPr="0083018A" w:rsidRDefault="0083018A" w:rsidP="0083018A">
            <w:r w:rsidRPr="0083018A">
              <w:t>Function Module</w:t>
            </w:r>
          </w:p>
        </w:tc>
        <w:tc>
          <w:tcPr>
            <w:tcW w:w="1238" w:type="dxa"/>
            <w:shd w:val="clear" w:color="auto" w:fill="B4C6E7" w:themeFill="accent1" w:themeFillTint="66"/>
          </w:tcPr>
          <w:p w14:paraId="57D3D8B9" w14:textId="77777777" w:rsidR="0083018A" w:rsidRPr="0083018A" w:rsidRDefault="0083018A" w:rsidP="0083018A">
            <w:r w:rsidRPr="0083018A">
              <w:t>Partner</w:t>
            </w:r>
          </w:p>
        </w:tc>
        <w:tc>
          <w:tcPr>
            <w:tcW w:w="1238" w:type="dxa"/>
            <w:shd w:val="clear" w:color="auto" w:fill="B4C6E7" w:themeFill="accent1" w:themeFillTint="66"/>
          </w:tcPr>
          <w:p w14:paraId="752E20C6" w14:textId="77777777" w:rsidR="0083018A" w:rsidRPr="0083018A" w:rsidRDefault="0083018A" w:rsidP="0083018A">
            <w:r w:rsidRPr="0083018A">
              <w:t>Product</w:t>
            </w:r>
          </w:p>
        </w:tc>
        <w:tc>
          <w:tcPr>
            <w:tcW w:w="1336" w:type="dxa"/>
            <w:shd w:val="clear" w:color="auto" w:fill="B4C6E7" w:themeFill="accent1" w:themeFillTint="66"/>
          </w:tcPr>
          <w:p w14:paraId="05AC3788" w14:textId="77777777" w:rsidR="0083018A" w:rsidRPr="0083018A" w:rsidRDefault="0083018A" w:rsidP="0083018A">
            <w:r w:rsidRPr="0083018A">
              <w:t>No</w:t>
            </w:r>
          </w:p>
        </w:tc>
      </w:tr>
      <w:tr w:rsidR="0083018A" w:rsidRPr="0083018A" w14:paraId="62A627B2" w14:textId="77777777" w:rsidTr="003C52CC">
        <w:trPr>
          <w:trHeight w:val="322"/>
        </w:trPr>
        <w:tc>
          <w:tcPr>
            <w:tcW w:w="1106" w:type="dxa"/>
            <w:shd w:val="clear" w:color="auto" w:fill="auto"/>
          </w:tcPr>
          <w:p w14:paraId="000BADA4" w14:textId="77777777" w:rsidR="0083018A" w:rsidRPr="0083018A" w:rsidRDefault="0083018A" w:rsidP="0083018A"/>
        </w:tc>
        <w:tc>
          <w:tcPr>
            <w:tcW w:w="1094" w:type="dxa"/>
            <w:shd w:val="clear" w:color="auto" w:fill="auto"/>
          </w:tcPr>
          <w:p w14:paraId="5B112081" w14:textId="77777777" w:rsidR="0083018A" w:rsidRPr="0083018A" w:rsidRDefault="0083018A" w:rsidP="0083018A"/>
        </w:tc>
        <w:tc>
          <w:tcPr>
            <w:tcW w:w="1417" w:type="dxa"/>
            <w:gridSpan w:val="2"/>
            <w:shd w:val="clear" w:color="auto" w:fill="auto"/>
          </w:tcPr>
          <w:p w14:paraId="3B18C9FC" w14:textId="77777777" w:rsidR="0083018A" w:rsidRPr="0083018A" w:rsidRDefault="0083018A" w:rsidP="0083018A"/>
        </w:tc>
        <w:tc>
          <w:tcPr>
            <w:tcW w:w="2476" w:type="dxa"/>
            <w:shd w:val="clear" w:color="auto" w:fill="auto"/>
          </w:tcPr>
          <w:p w14:paraId="410996D9" w14:textId="77777777" w:rsidR="0083018A" w:rsidRPr="0083018A" w:rsidRDefault="0083018A" w:rsidP="0083018A"/>
        </w:tc>
        <w:tc>
          <w:tcPr>
            <w:tcW w:w="1238" w:type="dxa"/>
            <w:shd w:val="clear" w:color="auto" w:fill="auto"/>
          </w:tcPr>
          <w:p w14:paraId="27ECD58E" w14:textId="77777777" w:rsidR="0083018A" w:rsidRPr="0083018A" w:rsidRDefault="0083018A" w:rsidP="0083018A"/>
        </w:tc>
        <w:tc>
          <w:tcPr>
            <w:tcW w:w="1238" w:type="dxa"/>
            <w:shd w:val="clear" w:color="auto" w:fill="auto"/>
          </w:tcPr>
          <w:p w14:paraId="43C97071" w14:textId="77777777" w:rsidR="0083018A" w:rsidRPr="0083018A" w:rsidRDefault="0083018A" w:rsidP="0083018A"/>
        </w:tc>
        <w:tc>
          <w:tcPr>
            <w:tcW w:w="1336" w:type="dxa"/>
            <w:shd w:val="clear" w:color="auto" w:fill="auto"/>
          </w:tcPr>
          <w:p w14:paraId="21EB804F" w14:textId="77777777" w:rsidR="0083018A" w:rsidRPr="0083018A" w:rsidRDefault="0083018A" w:rsidP="0083018A"/>
        </w:tc>
      </w:tr>
    </w:tbl>
    <w:p w14:paraId="10A7BC21" w14:textId="77777777" w:rsidR="0083018A" w:rsidRPr="0083018A" w:rsidRDefault="0083018A" w:rsidP="0083018A"/>
    <w:p w14:paraId="0DE9065F" w14:textId="243646BF" w:rsidR="0083018A" w:rsidRPr="00855CDF" w:rsidRDefault="0083018A" w:rsidP="0083018A">
      <w:pPr>
        <w:rPr>
          <w:b/>
          <w:bCs/>
        </w:rPr>
      </w:pPr>
      <w:r w:rsidRPr="0083018A">
        <w:t xml:space="preserve"> </w:t>
      </w:r>
      <w:bookmarkStart w:id="89" w:name="_Toc498541711"/>
      <w:r w:rsidRPr="00855CDF">
        <w:rPr>
          <w:b/>
          <w:bCs/>
        </w:rPr>
        <w:t>Substitution</w:t>
      </w:r>
      <w:bookmarkEnd w:id="89"/>
      <w:r w:rsidR="00855CDF">
        <w:rPr>
          <w:b/>
          <w:bCs/>
        </w:rPr>
        <w:t>s</w:t>
      </w:r>
    </w:p>
    <w:p w14:paraId="658565CD" w14:textId="2330973A" w:rsidR="0083018A" w:rsidRPr="00D6414A" w:rsidRDefault="00D6414A" w:rsidP="0083018A">
      <w:r w:rsidRPr="00D6414A">
        <w:t>N/A</w:t>
      </w:r>
    </w:p>
    <w:tbl>
      <w:tblPr>
        <w:tblW w:w="48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19"/>
        <w:gridCol w:w="1925"/>
        <w:gridCol w:w="1476"/>
        <w:gridCol w:w="1382"/>
        <w:gridCol w:w="2872"/>
      </w:tblGrid>
      <w:tr w:rsidR="0083018A" w:rsidRPr="0083018A" w14:paraId="7C294663" w14:textId="77777777" w:rsidTr="00855CDF">
        <w:trPr>
          <w:cantSplit/>
          <w:trHeight w:val="544"/>
          <w:tblHeader/>
        </w:trPr>
        <w:tc>
          <w:tcPr>
            <w:tcW w:w="2018" w:type="dxa"/>
            <w:shd w:val="clear" w:color="auto" w:fill="B4C6E7" w:themeFill="accent1" w:themeFillTint="66"/>
          </w:tcPr>
          <w:p w14:paraId="005309CE" w14:textId="77777777" w:rsidR="0083018A" w:rsidRPr="0083018A" w:rsidRDefault="0083018A" w:rsidP="0083018A">
            <w:r w:rsidRPr="0083018A">
              <w:lastRenderedPageBreak/>
              <w:t>Validation Description</w:t>
            </w:r>
          </w:p>
        </w:tc>
        <w:tc>
          <w:tcPr>
            <w:tcW w:w="1924" w:type="dxa"/>
            <w:shd w:val="clear" w:color="auto" w:fill="B4C6E7" w:themeFill="accent1" w:themeFillTint="66"/>
          </w:tcPr>
          <w:p w14:paraId="0CABCF13" w14:textId="77777777" w:rsidR="0083018A" w:rsidRPr="0083018A" w:rsidRDefault="0083018A" w:rsidP="0083018A">
            <w:r w:rsidRPr="0083018A">
              <w:t>Fields required for validation</w:t>
            </w:r>
          </w:p>
        </w:tc>
        <w:tc>
          <w:tcPr>
            <w:tcW w:w="1476" w:type="dxa"/>
            <w:shd w:val="clear" w:color="auto" w:fill="B4C6E7" w:themeFill="accent1" w:themeFillTint="66"/>
          </w:tcPr>
          <w:p w14:paraId="3633B7F6" w14:textId="77777777" w:rsidR="0083018A" w:rsidRPr="0083018A" w:rsidRDefault="0083018A" w:rsidP="0083018A">
            <w:r w:rsidRPr="0083018A">
              <w:t>Point of Validation</w:t>
            </w:r>
          </w:p>
        </w:tc>
        <w:tc>
          <w:tcPr>
            <w:tcW w:w="1382" w:type="dxa"/>
            <w:shd w:val="clear" w:color="auto" w:fill="B4C6E7" w:themeFill="accent1" w:themeFillTint="66"/>
          </w:tcPr>
          <w:p w14:paraId="79253916" w14:textId="77777777" w:rsidR="0083018A" w:rsidRPr="0083018A" w:rsidRDefault="0083018A" w:rsidP="0083018A">
            <w:r w:rsidRPr="0083018A">
              <w:t>Table used in validation</w:t>
            </w:r>
          </w:p>
        </w:tc>
        <w:tc>
          <w:tcPr>
            <w:tcW w:w="2871" w:type="dxa"/>
            <w:shd w:val="clear" w:color="auto" w:fill="B4C6E7" w:themeFill="accent1" w:themeFillTint="66"/>
          </w:tcPr>
          <w:p w14:paraId="240C0505" w14:textId="77777777" w:rsidR="0083018A" w:rsidRPr="0083018A" w:rsidRDefault="0083018A" w:rsidP="0083018A">
            <w:r w:rsidRPr="0083018A">
              <w:t>Business Rules</w:t>
            </w:r>
          </w:p>
        </w:tc>
      </w:tr>
      <w:tr w:rsidR="0083018A" w:rsidRPr="0083018A" w14:paraId="15D556A3" w14:textId="77777777" w:rsidTr="00855CDF">
        <w:trPr>
          <w:cantSplit/>
          <w:trHeight w:val="249"/>
        </w:trPr>
        <w:tc>
          <w:tcPr>
            <w:tcW w:w="2018" w:type="dxa"/>
          </w:tcPr>
          <w:p w14:paraId="567E3F4C" w14:textId="77777777" w:rsidR="0083018A" w:rsidRPr="0083018A" w:rsidRDefault="0083018A" w:rsidP="0083018A"/>
        </w:tc>
        <w:tc>
          <w:tcPr>
            <w:tcW w:w="1924" w:type="dxa"/>
          </w:tcPr>
          <w:p w14:paraId="444F1FD9" w14:textId="77777777" w:rsidR="0083018A" w:rsidRPr="0083018A" w:rsidRDefault="0083018A" w:rsidP="0083018A"/>
        </w:tc>
        <w:tc>
          <w:tcPr>
            <w:tcW w:w="1476" w:type="dxa"/>
          </w:tcPr>
          <w:p w14:paraId="2A85AE7C" w14:textId="77777777" w:rsidR="0083018A" w:rsidRPr="0083018A" w:rsidRDefault="0083018A" w:rsidP="0083018A"/>
        </w:tc>
        <w:tc>
          <w:tcPr>
            <w:tcW w:w="1382" w:type="dxa"/>
          </w:tcPr>
          <w:p w14:paraId="65839F0A" w14:textId="77777777" w:rsidR="0083018A" w:rsidRPr="0083018A" w:rsidRDefault="0083018A" w:rsidP="0083018A"/>
        </w:tc>
        <w:tc>
          <w:tcPr>
            <w:tcW w:w="2871" w:type="dxa"/>
          </w:tcPr>
          <w:p w14:paraId="0579343A" w14:textId="77777777" w:rsidR="0083018A" w:rsidRPr="0083018A" w:rsidRDefault="0083018A" w:rsidP="0083018A"/>
        </w:tc>
      </w:tr>
      <w:tr w:rsidR="0083018A" w:rsidRPr="0083018A" w14:paraId="3C91FAF5" w14:textId="77777777" w:rsidTr="00855CDF">
        <w:trPr>
          <w:cantSplit/>
          <w:trHeight w:val="226"/>
        </w:trPr>
        <w:tc>
          <w:tcPr>
            <w:tcW w:w="2018" w:type="dxa"/>
          </w:tcPr>
          <w:p w14:paraId="34695C38" w14:textId="77777777" w:rsidR="0083018A" w:rsidRPr="0083018A" w:rsidRDefault="0083018A" w:rsidP="0083018A"/>
        </w:tc>
        <w:tc>
          <w:tcPr>
            <w:tcW w:w="1924" w:type="dxa"/>
          </w:tcPr>
          <w:p w14:paraId="4903A23D" w14:textId="77777777" w:rsidR="0083018A" w:rsidRPr="0083018A" w:rsidRDefault="0083018A" w:rsidP="0083018A"/>
        </w:tc>
        <w:tc>
          <w:tcPr>
            <w:tcW w:w="1476" w:type="dxa"/>
          </w:tcPr>
          <w:p w14:paraId="2B73EC75" w14:textId="77777777" w:rsidR="0083018A" w:rsidRPr="0083018A" w:rsidRDefault="0083018A" w:rsidP="0083018A"/>
        </w:tc>
        <w:tc>
          <w:tcPr>
            <w:tcW w:w="1382" w:type="dxa"/>
          </w:tcPr>
          <w:p w14:paraId="1943065E" w14:textId="77777777" w:rsidR="0083018A" w:rsidRPr="0083018A" w:rsidRDefault="0083018A" w:rsidP="0083018A"/>
        </w:tc>
        <w:tc>
          <w:tcPr>
            <w:tcW w:w="2871" w:type="dxa"/>
          </w:tcPr>
          <w:p w14:paraId="3B581107" w14:textId="77777777" w:rsidR="0083018A" w:rsidRPr="0083018A" w:rsidRDefault="0083018A" w:rsidP="0083018A"/>
        </w:tc>
      </w:tr>
      <w:tr w:rsidR="0083018A" w:rsidRPr="0083018A" w14:paraId="3353F178" w14:textId="77777777" w:rsidTr="00855CDF">
        <w:trPr>
          <w:cantSplit/>
          <w:trHeight w:val="249"/>
        </w:trPr>
        <w:tc>
          <w:tcPr>
            <w:tcW w:w="2018" w:type="dxa"/>
          </w:tcPr>
          <w:p w14:paraId="4755526F" w14:textId="77777777" w:rsidR="0083018A" w:rsidRPr="0083018A" w:rsidRDefault="0083018A" w:rsidP="0083018A"/>
        </w:tc>
        <w:tc>
          <w:tcPr>
            <w:tcW w:w="1924" w:type="dxa"/>
          </w:tcPr>
          <w:p w14:paraId="2F484677" w14:textId="77777777" w:rsidR="0083018A" w:rsidRPr="0083018A" w:rsidRDefault="0083018A" w:rsidP="0083018A"/>
        </w:tc>
        <w:tc>
          <w:tcPr>
            <w:tcW w:w="1476" w:type="dxa"/>
          </w:tcPr>
          <w:p w14:paraId="02C40A6B" w14:textId="77777777" w:rsidR="0083018A" w:rsidRPr="0083018A" w:rsidRDefault="0083018A" w:rsidP="0083018A"/>
        </w:tc>
        <w:tc>
          <w:tcPr>
            <w:tcW w:w="1382" w:type="dxa"/>
          </w:tcPr>
          <w:p w14:paraId="35D04D6A" w14:textId="77777777" w:rsidR="0083018A" w:rsidRPr="0083018A" w:rsidRDefault="0083018A" w:rsidP="0083018A"/>
        </w:tc>
        <w:tc>
          <w:tcPr>
            <w:tcW w:w="2871" w:type="dxa"/>
          </w:tcPr>
          <w:p w14:paraId="1336AB3D" w14:textId="77777777" w:rsidR="0083018A" w:rsidRPr="0083018A" w:rsidRDefault="0083018A" w:rsidP="0083018A"/>
        </w:tc>
      </w:tr>
    </w:tbl>
    <w:p w14:paraId="5815795B" w14:textId="77777777" w:rsidR="0083018A" w:rsidRPr="0083018A" w:rsidRDefault="0083018A" w:rsidP="0083018A"/>
    <w:tbl>
      <w:tblPr>
        <w:tblW w:w="91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5"/>
        <w:gridCol w:w="2143"/>
        <w:gridCol w:w="2720"/>
        <w:gridCol w:w="2156"/>
      </w:tblGrid>
      <w:tr w:rsidR="0083018A" w:rsidRPr="0083018A" w14:paraId="35E46F86" w14:textId="77777777" w:rsidTr="00855CDF">
        <w:tc>
          <w:tcPr>
            <w:tcW w:w="2175" w:type="dxa"/>
            <w:shd w:val="clear" w:color="auto" w:fill="B4C6E7" w:themeFill="accent1" w:themeFillTint="66"/>
          </w:tcPr>
          <w:p w14:paraId="4ADD6B01" w14:textId="77777777" w:rsidR="0083018A" w:rsidRPr="0083018A" w:rsidRDefault="0083018A" w:rsidP="0083018A">
            <w:r w:rsidRPr="0083018A">
              <w:t>Substituted Field</w:t>
            </w:r>
          </w:p>
        </w:tc>
        <w:tc>
          <w:tcPr>
            <w:tcW w:w="2143" w:type="dxa"/>
            <w:shd w:val="clear" w:color="auto" w:fill="B4C6E7" w:themeFill="accent1" w:themeFillTint="66"/>
          </w:tcPr>
          <w:p w14:paraId="2B5EE220" w14:textId="77777777" w:rsidR="0083018A" w:rsidRPr="0083018A" w:rsidRDefault="0083018A" w:rsidP="0083018A">
            <w:r w:rsidRPr="0083018A">
              <w:t>Derived from Field</w:t>
            </w:r>
          </w:p>
        </w:tc>
        <w:tc>
          <w:tcPr>
            <w:tcW w:w="2720" w:type="dxa"/>
            <w:shd w:val="clear" w:color="auto" w:fill="B4C6E7" w:themeFill="accent1" w:themeFillTint="66"/>
          </w:tcPr>
          <w:p w14:paraId="7215BA84" w14:textId="77777777" w:rsidR="0083018A" w:rsidRPr="0083018A" w:rsidRDefault="0083018A" w:rsidP="0083018A">
            <w:r w:rsidRPr="0083018A">
              <w:t>Table used in Substitution</w:t>
            </w:r>
          </w:p>
        </w:tc>
        <w:tc>
          <w:tcPr>
            <w:tcW w:w="2156" w:type="dxa"/>
            <w:shd w:val="clear" w:color="auto" w:fill="B4C6E7" w:themeFill="accent1" w:themeFillTint="66"/>
          </w:tcPr>
          <w:p w14:paraId="46A15270" w14:textId="77777777" w:rsidR="0083018A" w:rsidRPr="0083018A" w:rsidRDefault="0083018A" w:rsidP="0083018A">
            <w:r w:rsidRPr="0083018A">
              <w:t>Business Rules</w:t>
            </w:r>
          </w:p>
        </w:tc>
      </w:tr>
      <w:tr w:rsidR="0083018A" w:rsidRPr="0083018A" w14:paraId="5C44063E" w14:textId="77777777" w:rsidTr="003C52CC">
        <w:tc>
          <w:tcPr>
            <w:tcW w:w="2175" w:type="dxa"/>
          </w:tcPr>
          <w:p w14:paraId="1797438B" w14:textId="77777777" w:rsidR="0083018A" w:rsidRPr="0083018A" w:rsidRDefault="0083018A" w:rsidP="0083018A"/>
        </w:tc>
        <w:tc>
          <w:tcPr>
            <w:tcW w:w="2143" w:type="dxa"/>
          </w:tcPr>
          <w:p w14:paraId="2106F980" w14:textId="77777777" w:rsidR="0083018A" w:rsidRPr="0083018A" w:rsidRDefault="0083018A" w:rsidP="0083018A"/>
        </w:tc>
        <w:tc>
          <w:tcPr>
            <w:tcW w:w="2720" w:type="dxa"/>
          </w:tcPr>
          <w:p w14:paraId="239E5A59" w14:textId="77777777" w:rsidR="0083018A" w:rsidRPr="0083018A" w:rsidRDefault="0083018A" w:rsidP="0083018A"/>
        </w:tc>
        <w:tc>
          <w:tcPr>
            <w:tcW w:w="2156" w:type="dxa"/>
          </w:tcPr>
          <w:p w14:paraId="0CFCE0AD" w14:textId="77777777" w:rsidR="0083018A" w:rsidRPr="0083018A" w:rsidRDefault="0083018A" w:rsidP="0083018A"/>
        </w:tc>
      </w:tr>
      <w:tr w:rsidR="0083018A" w:rsidRPr="0083018A" w14:paraId="5B85DB9A" w14:textId="77777777" w:rsidTr="003C52CC">
        <w:tc>
          <w:tcPr>
            <w:tcW w:w="2175" w:type="dxa"/>
          </w:tcPr>
          <w:p w14:paraId="38B0579C" w14:textId="77777777" w:rsidR="0083018A" w:rsidRPr="0083018A" w:rsidRDefault="0083018A" w:rsidP="0083018A"/>
        </w:tc>
        <w:tc>
          <w:tcPr>
            <w:tcW w:w="2143" w:type="dxa"/>
          </w:tcPr>
          <w:p w14:paraId="601DC267" w14:textId="77777777" w:rsidR="0083018A" w:rsidRPr="0083018A" w:rsidRDefault="0083018A" w:rsidP="0083018A"/>
        </w:tc>
        <w:tc>
          <w:tcPr>
            <w:tcW w:w="2720" w:type="dxa"/>
          </w:tcPr>
          <w:p w14:paraId="70B7D53D" w14:textId="77777777" w:rsidR="0083018A" w:rsidRPr="0083018A" w:rsidRDefault="0083018A" w:rsidP="0083018A"/>
        </w:tc>
        <w:tc>
          <w:tcPr>
            <w:tcW w:w="2156" w:type="dxa"/>
          </w:tcPr>
          <w:p w14:paraId="577C6D9C" w14:textId="77777777" w:rsidR="0083018A" w:rsidRPr="0083018A" w:rsidRDefault="0083018A" w:rsidP="0083018A"/>
        </w:tc>
      </w:tr>
      <w:tr w:rsidR="0083018A" w:rsidRPr="0083018A" w14:paraId="70C3332D" w14:textId="77777777" w:rsidTr="003C52CC">
        <w:tc>
          <w:tcPr>
            <w:tcW w:w="2175" w:type="dxa"/>
          </w:tcPr>
          <w:p w14:paraId="39468C4C" w14:textId="77777777" w:rsidR="0083018A" w:rsidRPr="0083018A" w:rsidRDefault="0083018A" w:rsidP="0083018A"/>
        </w:tc>
        <w:tc>
          <w:tcPr>
            <w:tcW w:w="2143" w:type="dxa"/>
          </w:tcPr>
          <w:p w14:paraId="628101EB" w14:textId="77777777" w:rsidR="0083018A" w:rsidRPr="0083018A" w:rsidRDefault="0083018A" w:rsidP="0083018A"/>
        </w:tc>
        <w:tc>
          <w:tcPr>
            <w:tcW w:w="2720" w:type="dxa"/>
          </w:tcPr>
          <w:p w14:paraId="0A338B10" w14:textId="77777777" w:rsidR="0083018A" w:rsidRPr="0083018A" w:rsidRDefault="0083018A" w:rsidP="0083018A"/>
        </w:tc>
        <w:tc>
          <w:tcPr>
            <w:tcW w:w="2156" w:type="dxa"/>
          </w:tcPr>
          <w:p w14:paraId="766A8D7F" w14:textId="77777777" w:rsidR="0083018A" w:rsidRPr="0083018A" w:rsidRDefault="0083018A" w:rsidP="0083018A"/>
        </w:tc>
      </w:tr>
    </w:tbl>
    <w:p w14:paraId="2302B831" w14:textId="77777777" w:rsidR="0083018A" w:rsidRPr="0083018A" w:rsidRDefault="0083018A" w:rsidP="0083018A"/>
    <w:p w14:paraId="53A5209C" w14:textId="08381DC7" w:rsidR="008A04BE" w:rsidRPr="006B41E6" w:rsidRDefault="0083018A" w:rsidP="0083018A">
      <w:pPr>
        <w:rPr>
          <w:b/>
          <w:bCs/>
        </w:rPr>
      </w:pPr>
      <w:r w:rsidRPr="0083018A">
        <w:t xml:space="preserve"> </w:t>
      </w:r>
      <w:bookmarkStart w:id="90" w:name="_Toc498541712"/>
      <w:r w:rsidRPr="00446FA6">
        <w:rPr>
          <w:b/>
          <w:bCs/>
        </w:rPr>
        <w:t>Enhancement Framework</w:t>
      </w:r>
      <w:bookmarkEnd w:id="90"/>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50"/>
        <w:gridCol w:w="5478"/>
      </w:tblGrid>
      <w:tr w:rsidR="0083018A" w:rsidRPr="0083018A" w14:paraId="1F30E197" w14:textId="77777777" w:rsidTr="00855CDF">
        <w:tc>
          <w:tcPr>
            <w:tcW w:w="4350" w:type="dxa"/>
            <w:shd w:val="clear" w:color="auto" w:fill="B4C6E7" w:themeFill="accent1" w:themeFillTint="66"/>
          </w:tcPr>
          <w:p w14:paraId="088B5F25" w14:textId="77777777" w:rsidR="0083018A" w:rsidRPr="0083018A" w:rsidRDefault="0083018A" w:rsidP="0083018A">
            <w:r w:rsidRPr="0083018A">
              <w:t xml:space="preserve">Composite Enhancement Spot </w:t>
            </w:r>
          </w:p>
        </w:tc>
        <w:tc>
          <w:tcPr>
            <w:tcW w:w="5478" w:type="dxa"/>
            <w:shd w:val="clear" w:color="auto" w:fill="B4C6E7" w:themeFill="accent1" w:themeFillTint="66"/>
          </w:tcPr>
          <w:p w14:paraId="65CDB1F5" w14:textId="77777777" w:rsidR="0083018A" w:rsidRPr="0083018A" w:rsidRDefault="0083018A" w:rsidP="0083018A"/>
        </w:tc>
      </w:tr>
      <w:tr w:rsidR="0083018A" w:rsidRPr="0083018A" w14:paraId="3D61FAF5" w14:textId="77777777" w:rsidTr="00855CDF">
        <w:trPr>
          <w:trHeight w:val="323"/>
        </w:trPr>
        <w:tc>
          <w:tcPr>
            <w:tcW w:w="4350" w:type="dxa"/>
            <w:shd w:val="clear" w:color="auto" w:fill="B4C6E7" w:themeFill="accent1" w:themeFillTint="66"/>
          </w:tcPr>
          <w:p w14:paraId="314B32AD" w14:textId="77777777" w:rsidR="0083018A" w:rsidRPr="0083018A" w:rsidRDefault="0083018A" w:rsidP="0083018A">
            <w:r w:rsidRPr="0083018A">
              <w:t>Enhancement Implementation</w:t>
            </w:r>
          </w:p>
        </w:tc>
        <w:tc>
          <w:tcPr>
            <w:tcW w:w="5478" w:type="dxa"/>
            <w:shd w:val="clear" w:color="auto" w:fill="B4C6E7" w:themeFill="accent1" w:themeFillTint="66"/>
          </w:tcPr>
          <w:p w14:paraId="2CE3E201" w14:textId="77777777" w:rsidR="0083018A" w:rsidRPr="0083018A" w:rsidRDefault="0083018A" w:rsidP="0083018A">
            <w:r w:rsidRPr="0083018A">
              <w:t>Description</w:t>
            </w:r>
          </w:p>
        </w:tc>
      </w:tr>
      <w:tr w:rsidR="0083018A" w:rsidRPr="0083018A" w14:paraId="571DBA10" w14:textId="77777777" w:rsidTr="003C52CC">
        <w:trPr>
          <w:trHeight w:val="322"/>
        </w:trPr>
        <w:tc>
          <w:tcPr>
            <w:tcW w:w="4350" w:type="dxa"/>
            <w:shd w:val="clear" w:color="auto" w:fill="auto"/>
          </w:tcPr>
          <w:p w14:paraId="72E5647D" w14:textId="77777777" w:rsidR="0083018A" w:rsidRPr="0083018A" w:rsidRDefault="0083018A" w:rsidP="0083018A"/>
        </w:tc>
        <w:tc>
          <w:tcPr>
            <w:tcW w:w="5478" w:type="dxa"/>
            <w:shd w:val="clear" w:color="auto" w:fill="auto"/>
          </w:tcPr>
          <w:p w14:paraId="654D074B" w14:textId="77777777" w:rsidR="0083018A" w:rsidRPr="0083018A" w:rsidRDefault="0083018A" w:rsidP="0083018A"/>
        </w:tc>
      </w:tr>
      <w:tr w:rsidR="0083018A" w:rsidRPr="0083018A" w14:paraId="6FE8D6EA" w14:textId="77777777" w:rsidTr="003C52CC">
        <w:trPr>
          <w:trHeight w:val="322"/>
        </w:trPr>
        <w:tc>
          <w:tcPr>
            <w:tcW w:w="4350" w:type="dxa"/>
            <w:shd w:val="clear" w:color="auto" w:fill="auto"/>
          </w:tcPr>
          <w:p w14:paraId="2A77CE48" w14:textId="77777777" w:rsidR="0083018A" w:rsidRPr="0083018A" w:rsidRDefault="0083018A" w:rsidP="0083018A"/>
        </w:tc>
        <w:tc>
          <w:tcPr>
            <w:tcW w:w="5478" w:type="dxa"/>
            <w:shd w:val="clear" w:color="auto" w:fill="auto"/>
          </w:tcPr>
          <w:p w14:paraId="51316B29" w14:textId="77777777" w:rsidR="0083018A" w:rsidRPr="0083018A" w:rsidRDefault="0083018A" w:rsidP="0083018A"/>
        </w:tc>
      </w:tr>
      <w:tr w:rsidR="0083018A" w:rsidRPr="0083018A" w14:paraId="58CACDB1" w14:textId="77777777" w:rsidTr="003C52CC">
        <w:trPr>
          <w:trHeight w:val="322"/>
        </w:trPr>
        <w:tc>
          <w:tcPr>
            <w:tcW w:w="4350" w:type="dxa"/>
            <w:shd w:val="clear" w:color="auto" w:fill="auto"/>
          </w:tcPr>
          <w:p w14:paraId="5289B2BD" w14:textId="77777777" w:rsidR="0083018A" w:rsidRPr="0083018A" w:rsidRDefault="0083018A" w:rsidP="0083018A"/>
        </w:tc>
        <w:tc>
          <w:tcPr>
            <w:tcW w:w="5478" w:type="dxa"/>
            <w:shd w:val="clear" w:color="auto" w:fill="auto"/>
          </w:tcPr>
          <w:p w14:paraId="079ACD83" w14:textId="77777777" w:rsidR="0083018A" w:rsidRPr="0083018A" w:rsidRDefault="0083018A" w:rsidP="0083018A"/>
        </w:tc>
      </w:tr>
    </w:tbl>
    <w:p w14:paraId="04F5A503" w14:textId="77777777" w:rsidR="00B87BE3" w:rsidRPr="0083018A" w:rsidRDefault="00B87BE3" w:rsidP="0083018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9"/>
        <w:gridCol w:w="4218"/>
        <w:gridCol w:w="2157"/>
      </w:tblGrid>
      <w:tr w:rsidR="0083018A" w:rsidRPr="0083018A" w14:paraId="54C116E5" w14:textId="77777777" w:rsidTr="00446FA6">
        <w:tc>
          <w:tcPr>
            <w:tcW w:w="5000" w:type="pct"/>
            <w:gridSpan w:val="3"/>
            <w:shd w:val="clear" w:color="auto" w:fill="B4C6E7" w:themeFill="accent1" w:themeFillTint="66"/>
          </w:tcPr>
          <w:p w14:paraId="6C31FCEE" w14:textId="77777777" w:rsidR="0083018A" w:rsidRPr="0083018A" w:rsidRDefault="0083018A" w:rsidP="0083018A">
            <w:r w:rsidRPr="0083018A">
              <w:t>Implicit Enhancement Spot (requires Dev Team Lead approval)</w:t>
            </w:r>
          </w:p>
        </w:tc>
      </w:tr>
      <w:tr w:rsidR="00BF2443" w:rsidRPr="0083018A" w14:paraId="3237F150" w14:textId="77777777" w:rsidTr="00446FA6">
        <w:trPr>
          <w:trHeight w:val="323"/>
        </w:trPr>
        <w:tc>
          <w:tcPr>
            <w:tcW w:w="1105" w:type="pct"/>
            <w:shd w:val="clear" w:color="auto" w:fill="B4C6E7" w:themeFill="accent1" w:themeFillTint="66"/>
          </w:tcPr>
          <w:p w14:paraId="0E982058" w14:textId="77777777" w:rsidR="0083018A" w:rsidRPr="0083018A" w:rsidRDefault="0083018A" w:rsidP="0083018A">
            <w:r w:rsidRPr="0083018A">
              <w:t xml:space="preserve">Enhancement Name </w:t>
            </w:r>
          </w:p>
        </w:tc>
        <w:tc>
          <w:tcPr>
            <w:tcW w:w="1642" w:type="pct"/>
            <w:shd w:val="clear" w:color="auto" w:fill="B4C6E7" w:themeFill="accent1" w:themeFillTint="66"/>
          </w:tcPr>
          <w:p w14:paraId="7D1D7894" w14:textId="77777777" w:rsidR="0083018A" w:rsidRPr="0083018A" w:rsidRDefault="0083018A" w:rsidP="0083018A">
            <w:r w:rsidRPr="0083018A">
              <w:t xml:space="preserve">Program/Object </w:t>
            </w:r>
          </w:p>
        </w:tc>
        <w:tc>
          <w:tcPr>
            <w:tcW w:w="2253" w:type="pct"/>
            <w:shd w:val="clear" w:color="auto" w:fill="B4C6E7" w:themeFill="accent1" w:themeFillTint="66"/>
          </w:tcPr>
          <w:p w14:paraId="6EA7B0D6" w14:textId="77777777" w:rsidR="0083018A" w:rsidRPr="0083018A" w:rsidRDefault="0083018A" w:rsidP="0083018A">
            <w:r w:rsidRPr="0083018A">
              <w:t>Coding Block</w:t>
            </w:r>
          </w:p>
        </w:tc>
      </w:tr>
      <w:tr w:rsidR="001172B0" w:rsidRPr="0083018A" w14:paraId="53E7CF8E" w14:textId="77777777" w:rsidTr="003C52CC">
        <w:trPr>
          <w:trHeight w:val="322"/>
        </w:trPr>
        <w:tc>
          <w:tcPr>
            <w:tcW w:w="1105" w:type="pct"/>
            <w:shd w:val="clear" w:color="auto" w:fill="auto"/>
          </w:tcPr>
          <w:p w14:paraId="27314F5F" w14:textId="7CF768C3" w:rsidR="0083018A" w:rsidRPr="00B75326" w:rsidRDefault="00BF2443" w:rsidP="00B75326">
            <w:pPr>
              <w:rPr>
                <w:rFonts w:cstheme="minorHAnsi"/>
              </w:rPr>
            </w:pPr>
            <w:r w:rsidRPr="00BF2443">
              <w:rPr>
                <w:rFonts w:cstheme="minorHAnsi"/>
              </w:rPr>
              <w:t>ZO2C_E_UPDATE_PA_CHAR_CNST_ST</w:t>
            </w:r>
          </w:p>
        </w:tc>
        <w:tc>
          <w:tcPr>
            <w:tcW w:w="1642" w:type="pct"/>
            <w:shd w:val="clear" w:color="auto" w:fill="auto"/>
          </w:tcPr>
          <w:p w14:paraId="0A8D9212" w14:textId="77777777" w:rsidR="0083018A" w:rsidRDefault="001172B0" w:rsidP="0083018A">
            <w:pPr>
              <w:rPr>
                <w:rFonts w:cstheme="minorHAnsi"/>
              </w:rPr>
            </w:pPr>
            <w:r>
              <w:rPr>
                <w:rFonts w:cstheme="minorHAnsi"/>
              </w:rPr>
              <w:t xml:space="preserve">Class: </w:t>
            </w:r>
            <w:r w:rsidR="00BF2443" w:rsidRPr="00BF2443">
              <w:rPr>
                <w:rFonts w:cstheme="minorHAnsi"/>
              </w:rPr>
              <w:t>CL_READ_PAL_DATA</w:t>
            </w:r>
          </w:p>
          <w:p w14:paraId="29BECA07" w14:textId="750E8E5D" w:rsidR="001172B0" w:rsidRPr="00B75326" w:rsidRDefault="001172B0" w:rsidP="0083018A">
            <w:pPr>
              <w:rPr>
                <w:rFonts w:cstheme="minorHAnsi"/>
              </w:rPr>
            </w:pPr>
            <w:r>
              <w:rPr>
                <w:rFonts w:cstheme="minorHAnsi"/>
              </w:rPr>
              <w:t xml:space="preserve">Method: </w:t>
            </w:r>
            <w:r w:rsidRPr="00BF2443">
              <w:rPr>
                <w:rFonts w:cstheme="minorHAnsi"/>
              </w:rPr>
              <w:t>IF_READ_PAL_DATA~GET_PAL_DATA_UUIDS</w:t>
            </w:r>
          </w:p>
        </w:tc>
        <w:tc>
          <w:tcPr>
            <w:tcW w:w="2253" w:type="pct"/>
            <w:shd w:val="clear" w:color="auto" w:fill="auto"/>
          </w:tcPr>
          <w:p w14:paraId="17593235" w14:textId="7E9A5C34" w:rsidR="0083018A" w:rsidRPr="00B75326" w:rsidRDefault="0083018A" w:rsidP="0083018A">
            <w:pPr>
              <w:rPr>
                <w:rFonts w:cstheme="minorHAnsi"/>
              </w:rPr>
            </w:pPr>
          </w:p>
        </w:tc>
      </w:tr>
      <w:tr w:rsidR="001172B0" w:rsidRPr="0083018A" w14:paraId="6A8A937F" w14:textId="77777777" w:rsidTr="003C52CC">
        <w:trPr>
          <w:trHeight w:val="322"/>
        </w:trPr>
        <w:tc>
          <w:tcPr>
            <w:tcW w:w="1105" w:type="pct"/>
            <w:shd w:val="clear" w:color="auto" w:fill="auto"/>
          </w:tcPr>
          <w:p w14:paraId="7F124C2E" w14:textId="47E9A0D2" w:rsidR="0083018A" w:rsidRPr="00B75326" w:rsidRDefault="0083018A" w:rsidP="0083018A">
            <w:pPr>
              <w:rPr>
                <w:rFonts w:cstheme="minorHAnsi"/>
              </w:rPr>
            </w:pPr>
          </w:p>
        </w:tc>
        <w:tc>
          <w:tcPr>
            <w:tcW w:w="1642" w:type="pct"/>
            <w:shd w:val="clear" w:color="auto" w:fill="auto"/>
          </w:tcPr>
          <w:p w14:paraId="7C01797E" w14:textId="7BAA1B63" w:rsidR="0083018A" w:rsidRPr="00B75326" w:rsidRDefault="0083018A" w:rsidP="0083018A">
            <w:pPr>
              <w:rPr>
                <w:rFonts w:cstheme="minorHAnsi"/>
              </w:rPr>
            </w:pPr>
          </w:p>
        </w:tc>
        <w:tc>
          <w:tcPr>
            <w:tcW w:w="2253" w:type="pct"/>
            <w:shd w:val="clear" w:color="auto" w:fill="auto"/>
          </w:tcPr>
          <w:p w14:paraId="5F9ECF7B" w14:textId="0D5E748E" w:rsidR="0083018A" w:rsidRPr="00B75326" w:rsidRDefault="0083018A" w:rsidP="0083018A">
            <w:pPr>
              <w:rPr>
                <w:rFonts w:cstheme="minorHAnsi"/>
              </w:rPr>
            </w:pPr>
          </w:p>
        </w:tc>
      </w:tr>
      <w:tr w:rsidR="001172B0" w:rsidRPr="0083018A" w14:paraId="5FE3472C" w14:textId="77777777" w:rsidTr="003C52CC">
        <w:trPr>
          <w:trHeight w:val="322"/>
        </w:trPr>
        <w:tc>
          <w:tcPr>
            <w:tcW w:w="1105" w:type="pct"/>
            <w:shd w:val="clear" w:color="auto" w:fill="auto"/>
          </w:tcPr>
          <w:p w14:paraId="61496BF7" w14:textId="1C344B93" w:rsidR="0083018A" w:rsidRPr="00B75326" w:rsidRDefault="0083018A" w:rsidP="0083018A">
            <w:pPr>
              <w:rPr>
                <w:rFonts w:cstheme="minorHAnsi"/>
              </w:rPr>
            </w:pPr>
          </w:p>
        </w:tc>
        <w:tc>
          <w:tcPr>
            <w:tcW w:w="1642" w:type="pct"/>
            <w:shd w:val="clear" w:color="auto" w:fill="auto"/>
          </w:tcPr>
          <w:p w14:paraId="58BFD419" w14:textId="615BDCD9" w:rsidR="0083018A" w:rsidRPr="00B75326" w:rsidRDefault="0083018A" w:rsidP="0083018A">
            <w:pPr>
              <w:rPr>
                <w:rFonts w:cstheme="minorHAnsi"/>
              </w:rPr>
            </w:pPr>
          </w:p>
        </w:tc>
        <w:tc>
          <w:tcPr>
            <w:tcW w:w="2253" w:type="pct"/>
            <w:shd w:val="clear" w:color="auto" w:fill="auto"/>
          </w:tcPr>
          <w:p w14:paraId="5238961A" w14:textId="68CB7BDE" w:rsidR="0083018A" w:rsidRPr="00B75326" w:rsidRDefault="0083018A" w:rsidP="0083018A">
            <w:pPr>
              <w:rPr>
                <w:rFonts w:cstheme="minorHAnsi"/>
              </w:rPr>
            </w:pPr>
          </w:p>
        </w:tc>
      </w:tr>
    </w:tbl>
    <w:p w14:paraId="2D2E5A1F" w14:textId="77777777" w:rsidR="0083018A" w:rsidRPr="0083018A" w:rsidRDefault="0083018A" w:rsidP="0083018A"/>
    <w:p w14:paraId="664429C1" w14:textId="77777777" w:rsidR="0083018A" w:rsidRPr="00446FA6" w:rsidRDefault="0083018A" w:rsidP="0083018A">
      <w:pPr>
        <w:rPr>
          <w:b/>
          <w:bCs/>
        </w:rPr>
      </w:pPr>
      <w:r w:rsidRPr="0083018A">
        <w:t xml:space="preserve"> </w:t>
      </w:r>
      <w:bookmarkStart w:id="91" w:name="_Toc498541713"/>
      <w:r w:rsidRPr="00446FA6">
        <w:rPr>
          <w:b/>
          <w:bCs/>
        </w:rPr>
        <w:t>Screen Details</w:t>
      </w:r>
      <w:bookmarkEnd w:id="91"/>
    </w:p>
    <w:p w14:paraId="2AAD7249" w14:textId="667EC3AB" w:rsidR="00D6414A" w:rsidRDefault="00D6414A" w:rsidP="0083018A">
      <w:r>
        <w:t>N/A</w:t>
      </w:r>
    </w:p>
    <w:p w14:paraId="6710C300" w14:textId="45856CD8" w:rsidR="0083018A" w:rsidRPr="0083018A" w:rsidRDefault="0083018A" w:rsidP="0083018A">
      <w:r w:rsidRPr="0083018A">
        <w:lastRenderedPageBreak/>
        <w:t xml:space="preserve">Screen Number:  </w:t>
      </w:r>
      <w:r w:rsidRPr="0083018A">
        <w:fldChar w:fldCharType="begin">
          <w:ffData>
            <w:name w:val="Text1"/>
            <w:enabled/>
            <w:calcOnExit w:val="0"/>
            <w:textInput/>
          </w:ffData>
        </w:fldChar>
      </w:r>
      <w:r w:rsidRPr="0083018A">
        <w:instrText xml:space="preserve"> FORMTEXT </w:instrText>
      </w:r>
      <w:r w:rsidRPr="0083018A">
        <w:fldChar w:fldCharType="separate"/>
      </w:r>
      <w:r w:rsidRPr="0083018A">
        <w:t> </w:t>
      </w:r>
      <w:r w:rsidRPr="0083018A">
        <w:t> </w:t>
      </w:r>
      <w:r w:rsidRPr="0083018A">
        <w:t> </w:t>
      </w:r>
      <w:r w:rsidRPr="0083018A">
        <w:t> </w:t>
      </w:r>
      <w:r w:rsidRPr="0083018A">
        <w:t> </w:t>
      </w:r>
      <w:r w:rsidRPr="0083018A">
        <w:fldChar w:fldCharType="end"/>
      </w:r>
    </w:p>
    <w:p w14:paraId="0915CD3E" w14:textId="77777777" w:rsidR="0083018A" w:rsidRPr="0083018A" w:rsidRDefault="0083018A" w:rsidP="0083018A"/>
    <w:tbl>
      <w:tblPr>
        <w:tblW w:w="9576" w:type="dxa"/>
        <w:tblBorders>
          <w:top w:val="single" w:sz="6" w:space="0" w:color="auto"/>
          <w:left w:val="single" w:sz="6" w:space="0" w:color="auto"/>
          <w:bottom w:val="single" w:sz="12" w:space="0" w:color="auto"/>
          <w:right w:val="single" w:sz="12" w:space="0" w:color="auto"/>
        </w:tblBorders>
        <w:tblLayout w:type="fixed"/>
        <w:tblLook w:val="0000" w:firstRow="0" w:lastRow="0" w:firstColumn="0" w:lastColumn="0" w:noHBand="0" w:noVBand="0"/>
      </w:tblPr>
      <w:tblGrid>
        <w:gridCol w:w="9576"/>
      </w:tblGrid>
      <w:tr w:rsidR="0083018A" w:rsidRPr="0083018A" w14:paraId="2CF164A6" w14:textId="77777777" w:rsidTr="003C52CC">
        <w:trPr>
          <w:trHeight w:val="727"/>
        </w:trPr>
        <w:tc>
          <w:tcPr>
            <w:tcW w:w="9576" w:type="dxa"/>
          </w:tcPr>
          <w:p w14:paraId="246F68C4" w14:textId="77777777" w:rsidR="0083018A" w:rsidRPr="0083018A" w:rsidRDefault="0083018A" w:rsidP="0083018A">
            <w:r w:rsidRPr="0083018A">
              <w:t>Screen Layout: (type or attach details of screen layout)</w:t>
            </w:r>
          </w:p>
          <w:p w14:paraId="6112E53E" w14:textId="77777777" w:rsidR="0083018A" w:rsidRPr="0083018A" w:rsidRDefault="0083018A" w:rsidP="0083018A">
            <w:r w:rsidRPr="0083018A">
              <w:fldChar w:fldCharType="begin">
                <w:ffData>
                  <w:name w:val="Text6"/>
                  <w:enabled/>
                  <w:calcOnExit w:val="0"/>
                  <w:textInput/>
                </w:ffData>
              </w:fldChar>
            </w:r>
            <w:r w:rsidRPr="0083018A">
              <w:instrText xml:space="preserve"> FORMTEXT </w:instrText>
            </w:r>
            <w:r w:rsidRPr="0083018A">
              <w:fldChar w:fldCharType="separate"/>
            </w:r>
            <w:r w:rsidRPr="0083018A">
              <w:t> </w:t>
            </w:r>
            <w:r w:rsidRPr="0083018A">
              <w:t> </w:t>
            </w:r>
            <w:r w:rsidRPr="0083018A">
              <w:t> </w:t>
            </w:r>
            <w:r w:rsidRPr="0083018A">
              <w:t> </w:t>
            </w:r>
            <w:r w:rsidRPr="0083018A">
              <w:t> </w:t>
            </w:r>
            <w:r w:rsidRPr="0083018A">
              <w:fldChar w:fldCharType="end"/>
            </w:r>
          </w:p>
        </w:tc>
      </w:tr>
    </w:tbl>
    <w:p w14:paraId="43AF0813" w14:textId="77777777" w:rsidR="0083018A" w:rsidRPr="0083018A" w:rsidRDefault="0083018A" w:rsidP="0083018A"/>
    <w:p w14:paraId="2CD59D97" w14:textId="77777777" w:rsidR="0083018A" w:rsidRPr="00446FA6" w:rsidRDefault="0083018A" w:rsidP="0083018A">
      <w:pPr>
        <w:rPr>
          <w:b/>
          <w:bCs/>
        </w:rPr>
      </w:pPr>
      <w:r w:rsidRPr="00446FA6">
        <w:rPr>
          <w:b/>
          <w:bCs/>
        </w:rPr>
        <w:t>Screen Field Mapping:</w:t>
      </w:r>
    </w:p>
    <w:p w14:paraId="1A0B77C9" w14:textId="2B1E4FCB" w:rsidR="0083018A" w:rsidRPr="0083018A" w:rsidRDefault="00D6414A" w:rsidP="0083018A">
      <w:r>
        <w:t>N/A</w:t>
      </w:r>
    </w:p>
    <w:tbl>
      <w:tblPr>
        <w:tblW w:w="958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705"/>
        <w:gridCol w:w="802"/>
        <w:gridCol w:w="679"/>
        <w:gridCol w:w="951"/>
        <w:gridCol w:w="611"/>
        <w:gridCol w:w="611"/>
        <w:gridCol w:w="815"/>
        <w:gridCol w:w="815"/>
        <w:gridCol w:w="1087"/>
        <w:gridCol w:w="1019"/>
        <w:gridCol w:w="1494"/>
      </w:tblGrid>
      <w:tr w:rsidR="00446FA6" w:rsidRPr="0083018A" w14:paraId="69FC1AE9" w14:textId="77777777" w:rsidTr="00B87BE3">
        <w:trPr>
          <w:cantSplit/>
          <w:trHeight w:val="210"/>
        </w:trPr>
        <w:tc>
          <w:tcPr>
            <w:tcW w:w="705" w:type="dxa"/>
            <w:shd w:val="clear" w:color="auto" w:fill="B4C6E7" w:themeFill="accent1" w:themeFillTint="66"/>
          </w:tcPr>
          <w:p w14:paraId="44FF09E6" w14:textId="77777777" w:rsidR="0083018A" w:rsidRPr="0083018A" w:rsidRDefault="0083018A" w:rsidP="0083018A"/>
          <w:p w14:paraId="072B9905" w14:textId="77777777" w:rsidR="0083018A" w:rsidRPr="0083018A" w:rsidRDefault="0083018A" w:rsidP="0083018A">
            <w:r w:rsidRPr="0083018A">
              <w:t>Field #*</w:t>
            </w:r>
          </w:p>
        </w:tc>
        <w:tc>
          <w:tcPr>
            <w:tcW w:w="802" w:type="dxa"/>
            <w:shd w:val="clear" w:color="auto" w:fill="B4C6E7" w:themeFill="accent1" w:themeFillTint="66"/>
          </w:tcPr>
          <w:p w14:paraId="2E9A0DD7" w14:textId="77777777" w:rsidR="0083018A" w:rsidRPr="0083018A" w:rsidRDefault="0083018A" w:rsidP="0083018A"/>
          <w:p w14:paraId="6711AD59" w14:textId="77777777" w:rsidR="0083018A" w:rsidRPr="0083018A" w:rsidRDefault="0083018A" w:rsidP="0083018A">
            <w:r w:rsidRPr="0083018A">
              <w:t>Field Description</w:t>
            </w:r>
          </w:p>
        </w:tc>
        <w:tc>
          <w:tcPr>
            <w:tcW w:w="679" w:type="dxa"/>
            <w:shd w:val="clear" w:color="auto" w:fill="B4C6E7" w:themeFill="accent1" w:themeFillTint="66"/>
          </w:tcPr>
          <w:p w14:paraId="2C340AAC" w14:textId="77777777" w:rsidR="0083018A" w:rsidRPr="0083018A" w:rsidRDefault="0083018A" w:rsidP="0083018A"/>
          <w:p w14:paraId="638A2C11" w14:textId="77777777" w:rsidR="0083018A" w:rsidRPr="0083018A" w:rsidRDefault="0083018A" w:rsidP="0083018A">
            <w:r w:rsidRPr="0083018A">
              <w:t xml:space="preserve">Field Type </w:t>
            </w:r>
          </w:p>
        </w:tc>
        <w:tc>
          <w:tcPr>
            <w:tcW w:w="951" w:type="dxa"/>
            <w:shd w:val="clear" w:color="auto" w:fill="B4C6E7" w:themeFill="accent1" w:themeFillTint="66"/>
          </w:tcPr>
          <w:p w14:paraId="46C9823C" w14:textId="77777777" w:rsidR="0083018A" w:rsidRPr="0083018A" w:rsidRDefault="0083018A" w:rsidP="0083018A"/>
          <w:p w14:paraId="3B960D84" w14:textId="77777777" w:rsidR="0083018A" w:rsidRPr="0083018A" w:rsidRDefault="0083018A" w:rsidP="0083018A">
            <w:r w:rsidRPr="0083018A">
              <w:t>SAP Reference Field</w:t>
            </w:r>
          </w:p>
        </w:tc>
        <w:tc>
          <w:tcPr>
            <w:tcW w:w="611" w:type="dxa"/>
            <w:shd w:val="clear" w:color="auto" w:fill="B4C6E7" w:themeFill="accent1" w:themeFillTint="66"/>
          </w:tcPr>
          <w:p w14:paraId="06915301" w14:textId="77777777" w:rsidR="0083018A" w:rsidRPr="0083018A" w:rsidRDefault="0083018A" w:rsidP="0083018A">
            <w:r w:rsidRPr="0083018A">
              <w:t>Screen Field Length</w:t>
            </w:r>
          </w:p>
        </w:tc>
        <w:tc>
          <w:tcPr>
            <w:tcW w:w="611" w:type="dxa"/>
            <w:shd w:val="clear" w:color="auto" w:fill="B4C6E7" w:themeFill="accent1" w:themeFillTint="66"/>
          </w:tcPr>
          <w:p w14:paraId="1029FCDF" w14:textId="77777777" w:rsidR="0083018A" w:rsidRPr="0083018A" w:rsidRDefault="0083018A" w:rsidP="0083018A">
            <w:r w:rsidRPr="0083018A">
              <w:t>Input/ Output Field</w:t>
            </w:r>
          </w:p>
        </w:tc>
        <w:tc>
          <w:tcPr>
            <w:tcW w:w="815" w:type="dxa"/>
            <w:shd w:val="clear" w:color="auto" w:fill="B4C6E7" w:themeFill="accent1" w:themeFillTint="66"/>
          </w:tcPr>
          <w:p w14:paraId="35D6B0A2" w14:textId="77777777" w:rsidR="0083018A" w:rsidRPr="0083018A" w:rsidRDefault="0083018A" w:rsidP="0083018A"/>
          <w:p w14:paraId="0843047B" w14:textId="77777777" w:rsidR="0083018A" w:rsidRPr="0083018A" w:rsidRDefault="0083018A" w:rsidP="0083018A">
            <w:r w:rsidRPr="0083018A">
              <w:t>Mandatory/ Optional</w:t>
            </w:r>
          </w:p>
        </w:tc>
        <w:tc>
          <w:tcPr>
            <w:tcW w:w="815" w:type="dxa"/>
            <w:shd w:val="clear" w:color="auto" w:fill="B4C6E7" w:themeFill="accent1" w:themeFillTint="66"/>
          </w:tcPr>
          <w:p w14:paraId="0E0F9D0E" w14:textId="77777777" w:rsidR="0083018A" w:rsidRPr="0083018A" w:rsidRDefault="0083018A" w:rsidP="0083018A"/>
          <w:p w14:paraId="0808E8AC" w14:textId="77777777" w:rsidR="0083018A" w:rsidRPr="0083018A" w:rsidRDefault="0083018A" w:rsidP="0083018A">
            <w:r w:rsidRPr="0083018A">
              <w:t>Default values</w:t>
            </w:r>
          </w:p>
        </w:tc>
        <w:tc>
          <w:tcPr>
            <w:tcW w:w="1087" w:type="dxa"/>
            <w:shd w:val="clear" w:color="auto" w:fill="B4C6E7" w:themeFill="accent1" w:themeFillTint="66"/>
          </w:tcPr>
          <w:p w14:paraId="58D2C601" w14:textId="77777777" w:rsidR="0083018A" w:rsidRPr="0083018A" w:rsidRDefault="0083018A" w:rsidP="0083018A">
            <w:r w:rsidRPr="0083018A">
              <w:t>Get Value (G)</w:t>
            </w:r>
          </w:p>
          <w:p w14:paraId="2903050F" w14:textId="77777777" w:rsidR="0083018A" w:rsidRPr="0083018A" w:rsidRDefault="0083018A" w:rsidP="0083018A">
            <w:r w:rsidRPr="0083018A">
              <w:t>Set Value (S)</w:t>
            </w:r>
          </w:p>
          <w:p w14:paraId="73E5CB1D" w14:textId="77777777" w:rsidR="0083018A" w:rsidRPr="0083018A" w:rsidRDefault="0083018A" w:rsidP="0083018A">
            <w:r w:rsidRPr="0083018A">
              <w:t>Or Both (B))</w:t>
            </w:r>
          </w:p>
        </w:tc>
        <w:tc>
          <w:tcPr>
            <w:tcW w:w="1019" w:type="dxa"/>
            <w:shd w:val="clear" w:color="auto" w:fill="B4C6E7" w:themeFill="accent1" w:themeFillTint="66"/>
          </w:tcPr>
          <w:p w14:paraId="51AE205A" w14:textId="77777777" w:rsidR="0083018A" w:rsidRPr="0083018A" w:rsidRDefault="0083018A" w:rsidP="0083018A">
            <w:r w:rsidRPr="0083018A">
              <w:t xml:space="preserve">Match codes </w:t>
            </w:r>
            <w:proofErr w:type="gramStart"/>
            <w:r w:rsidRPr="0083018A">
              <w:t>used</w:t>
            </w:r>
            <w:proofErr w:type="gramEnd"/>
            <w:r w:rsidRPr="0083018A">
              <w:t xml:space="preserve"> </w:t>
            </w:r>
          </w:p>
          <w:p w14:paraId="201C109D" w14:textId="77777777" w:rsidR="0083018A" w:rsidRPr="0083018A" w:rsidRDefault="0083018A" w:rsidP="0083018A">
            <w:r w:rsidRPr="0083018A">
              <w:t>(if any)</w:t>
            </w:r>
          </w:p>
        </w:tc>
        <w:tc>
          <w:tcPr>
            <w:tcW w:w="1494" w:type="dxa"/>
            <w:shd w:val="clear" w:color="auto" w:fill="B4C6E7" w:themeFill="accent1" w:themeFillTint="66"/>
          </w:tcPr>
          <w:p w14:paraId="6FB60A6F" w14:textId="77777777" w:rsidR="0083018A" w:rsidRPr="0083018A" w:rsidRDefault="0083018A" w:rsidP="0083018A"/>
          <w:p w14:paraId="35BB3564" w14:textId="77777777" w:rsidR="0083018A" w:rsidRPr="0083018A" w:rsidRDefault="0083018A" w:rsidP="0083018A">
            <w:r w:rsidRPr="0083018A">
              <w:t>Other field formatting requirements</w:t>
            </w:r>
          </w:p>
        </w:tc>
      </w:tr>
      <w:tr w:rsidR="0083018A" w:rsidRPr="0083018A" w14:paraId="03CD6484" w14:textId="77777777" w:rsidTr="00B87BE3">
        <w:trPr>
          <w:cantSplit/>
          <w:trHeight w:val="210"/>
        </w:trPr>
        <w:tc>
          <w:tcPr>
            <w:tcW w:w="705" w:type="dxa"/>
            <w:shd w:val="clear" w:color="auto" w:fill="FFFFFF"/>
          </w:tcPr>
          <w:p w14:paraId="07A157D5" w14:textId="77777777" w:rsidR="0083018A" w:rsidRPr="0083018A" w:rsidRDefault="0083018A" w:rsidP="0083018A"/>
        </w:tc>
        <w:tc>
          <w:tcPr>
            <w:tcW w:w="802" w:type="dxa"/>
            <w:shd w:val="clear" w:color="auto" w:fill="FFFFFF"/>
          </w:tcPr>
          <w:p w14:paraId="53B32B2B" w14:textId="77777777" w:rsidR="0083018A" w:rsidRPr="0083018A" w:rsidRDefault="0083018A" w:rsidP="0083018A"/>
        </w:tc>
        <w:tc>
          <w:tcPr>
            <w:tcW w:w="679" w:type="dxa"/>
            <w:shd w:val="clear" w:color="auto" w:fill="FFFFFF"/>
          </w:tcPr>
          <w:p w14:paraId="1B8BF195" w14:textId="77777777" w:rsidR="0083018A" w:rsidRPr="0083018A" w:rsidRDefault="0083018A" w:rsidP="0083018A"/>
        </w:tc>
        <w:tc>
          <w:tcPr>
            <w:tcW w:w="951" w:type="dxa"/>
            <w:shd w:val="clear" w:color="auto" w:fill="FFFFFF"/>
          </w:tcPr>
          <w:p w14:paraId="62BF9640" w14:textId="77777777" w:rsidR="0083018A" w:rsidRPr="0083018A" w:rsidRDefault="0083018A" w:rsidP="0083018A"/>
        </w:tc>
        <w:tc>
          <w:tcPr>
            <w:tcW w:w="611" w:type="dxa"/>
            <w:shd w:val="clear" w:color="auto" w:fill="FFFFFF"/>
          </w:tcPr>
          <w:p w14:paraId="6AF40D22" w14:textId="77777777" w:rsidR="0083018A" w:rsidRPr="0083018A" w:rsidRDefault="0083018A" w:rsidP="0083018A"/>
        </w:tc>
        <w:tc>
          <w:tcPr>
            <w:tcW w:w="611" w:type="dxa"/>
            <w:shd w:val="clear" w:color="auto" w:fill="FFFFFF"/>
          </w:tcPr>
          <w:p w14:paraId="2FA8C32B" w14:textId="77777777" w:rsidR="0083018A" w:rsidRPr="0083018A" w:rsidRDefault="0083018A" w:rsidP="0083018A"/>
        </w:tc>
        <w:tc>
          <w:tcPr>
            <w:tcW w:w="815" w:type="dxa"/>
            <w:shd w:val="clear" w:color="auto" w:fill="FFFFFF"/>
          </w:tcPr>
          <w:p w14:paraId="78541F29" w14:textId="77777777" w:rsidR="0083018A" w:rsidRPr="0083018A" w:rsidRDefault="0083018A" w:rsidP="0083018A"/>
        </w:tc>
        <w:tc>
          <w:tcPr>
            <w:tcW w:w="815" w:type="dxa"/>
            <w:shd w:val="clear" w:color="auto" w:fill="FFFFFF"/>
          </w:tcPr>
          <w:p w14:paraId="4E3C603B" w14:textId="77777777" w:rsidR="0083018A" w:rsidRPr="0083018A" w:rsidRDefault="0083018A" w:rsidP="0083018A"/>
        </w:tc>
        <w:tc>
          <w:tcPr>
            <w:tcW w:w="1087" w:type="dxa"/>
            <w:shd w:val="clear" w:color="auto" w:fill="FFFFFF"/>
          </w:tcPr>
          <w:p w14:paraId="7D44867B" w14:textId="77777777" w:rsidR="0083018A" w:rsidRPr="0083018A" w:rsidRDefault="0083018A" w:rsidP="0083018A"/>
        </w:tc>
        <w:tc>
          <w:tcPr>
            <w:tcW w:w="1019" w:type="dxa"/>
            <w:shd w:val="clear" w:color="auto" w:fill="FFFFFF"/>
          </w:tcPr>
          <w:p w14:paraId="48E80EB9" w14:textId="77777777" w:rsidR="0083018A" w:rsidRPr="0083018A" w:rsidRDefault="0083018A" w:rsidP="0083018A"/>
        </w:tc>
        <w:tc>
          <w:tcPr>
            <w:tcW w:w="1494" w:type="dxa"/>
            <w:shd w:val="clear" w:color="auto" w:fill="FFFFFF"/>
          </w:tcPr>
          <w:p w14:paraId="0989BABC" w14:textId="77777777" w:rsidR="0083018A" w:rsidRPr="0083018A" w:rsidRDefault="0083018A" w:rsidP="0083018A"/>
        </w:tc>
      </w:tr>
      <w:tr w:rsidR="0083018A" w:rsidRPr="0083018A" w14:paraId="6395D32A" w14:textId="77777777" w:rsidTr="00B87BE3">
        <w:trPr>
          <w:cantSplit/>
          <w:trHeight w:val="210"/>
        </w:trPr>
        <w:tc>
          <w:tcPr>
            <w:tcW w:w="705" w:type="dxa"/>
            <w:shd w:val="clear" w:color="auto" w:fill="FFFFFF"/>
          </w:tcPr>
          <w:p w14:paraId="7995C17D" w14:textId="77777777" w:rsidR="0083018A" w:rsidRPr="0083018A" w:rsidRDefault="0083018A" w:rsidP="0083018A"/>
        </w:tc>
        <w:tc>
          <w:tcPr>
            <w:tcW w:w="802" w:type="dxa"/>
            <w:shd w:val="clear" w:color="auto" w:fill="FFFFFF"/>
          </w:tcPr>
          <w:p w14:paraId="012CD8B1" w14:textId="77777777" w:rsidR="0083018A" w:rsidRPr="0083018A" w:rsidRDefault="0083018A" w:rsidP="0083018A"/>
        </w:tc>
        <w:tc>
          <w:tcPr>
            <w:tcW w:w="679" w:type="dxa"/>
            <w:shd w:val="clear" w:color="auto" w:fill="FFFFFF"/>
          </w:tcPr>
          <w:p w14:paraId="3081B094" w14:textId="77777777" w:rsidR="0083018A" w:rsidRPr="0083018A" w:rsidRDefault="0083018A" w:rsidP="0083018A"/>
        </w:tc>
        <w:tc>
          <w:tcPr>
            <w:tcW w:w="951" w:type="dxa"/>
            <w:shd w:val="clear" w:color="auto" w:fill="FFFFFF"/>
          </w:tcPr>
          <w:p w14:paraId="7A5FF308" w14:textId="77777777" w:rsidR="0083018A" w:rsidRPr="0083018A" w:rsidRDefault="0083018A" w:rsidP="0083018A"/>
        </w:tc>
        <w:tc>
          <w:tcPr>
            <w:tcW w:w="611" w:type="dxa"/>
            <w:shd w:val="clear" w:color="auto" w:fill="FFFFFF"/>
          </w:tcPr>
          <w:p w14:paraId="4DFB7A5F" w14:textId="77777777" w:rsidR="0083018A" w:rsidRPr="0083018A" w:rsidRDefault="0083018A" w:rsidP="0083018A"/>
        </w:tc>
        <w:tc>
          <w:tcPr>
            <w:tcW w:w="611" w:type="dxa"/>
            <w:shd w:val="clear" w:color="auto" w:fill="FFFFFF"/>
          </w:tcPr>
          <w:p w14:paraId="43926581" w14:textId="77777777" w:rsidR="0083018A" w:rsidRPr="0083018A" w:rsidRDefault="0083018A" w:rsidP="0083018A"/>
        </w:tc>
        <w:tc>
          <w:tcPr>
            <w:tcW w:w="815" w:type="dxa"/>
            <w:shd w:val="clear" w:color="auto" w:fill="FFFFFF"/>
          </w:tcPr>
          <w:p w14:paraId="624CDB48" w14:textId="77777777" w:rsidR="0083018A" w:rsidRPr="0083018A" w:rsidRDefault="0083018A" w:rsidP="0083018A"/>
        </w:tc>
        <w:tc>
          <w:tcPr>
            <w:tcW w:w="815" w:type="dxa"/>
            <w:shd w:val="clear" w:color="auto" w:fill="FFFFFF"/>
          </w:tcPr>
          <w:p w14:paraId="398535B2" w14:textId="77777777" w:rsidR="0083018A" w:rsidRPr="0083018A" w:rsidRDefault="0083018A" w:rsidP="0083018A"/>
        </w:tc>
        <w:tc>
          <w:tcPr>
            <w:tcW w:w="1087" w:type="dxa"/>
            <w:shd w:val="clear" w:color="auto" w:fill="FFFFFF"/>
          </w:tcPr>
          <w:p w14:paraId="4669ADA7" w14:textId="77777777" w:rsidR="0083018A" w:rsidRPr="0083018A" w:rsidRDefault="0083018A" w:rsidP="0083018A"/>
        </w:tc>
        <w:tc>
          <w:tcPr>
            <w:tcW w:w="1019" w:type="dxa"/>
            <w:shd w:val="clear" w:color="auto" w:fill="FFFFFF"/>
          </w:tcPr>
          <w:p w14:paraId="5F37BE27" w14:textId="77777777" w:rsidR="0083018A" w:rsidRPr="0083018A" w:rsidRDefault="0083018A" w:rsidP="0083018A"/>
        </w:tc>
        <w:tc>
          <w:tcPr>
            <w:tcW w:w="1494" w:type="dxa"/>
            <w:shd w:val="clear" w:color="auto" w:fill="FFFFFF"/>
          </w:tcPr>
          <w:p w14:paraId="7886B9E1" w14:textId="77777777" w:rsidR="0083018A" w:rsidRPr="0083018A" w:rsidRDefault="0083018A" w:rsidP="0083018A"/>
        </w:tc>
      </w:tr>
    </w:tbl>
    <w:p w14:paraId="04AD1895" w14:textId="77777777" w:rsidR="0083018A" w:rsidRPr="00B87BE3" w:rsidRDefault="0083018A" w:rsidP="0083018A">
      <w:pPr>
        <w:rPr>
          <w:i/>
          <w:iCs/>
          <w:sz w:val="20"/>
          <w:szCs w:val="20"/>
        </w:rPr>
      </w:pPr>
      <w:r w:rsidRPr="00B87BE3">
        <w:rPr>
          <w:i/>
          <w:iCs/>
          <w:sz w:val="20"/>
          <w:szCs w:val="20"/>
        </w:rPr>
        <w:t>* Number the fields sequentially for referencing.</w:t>
      </w:r>
    </w:p>
    <w:p w14:paraId="7F94C871" w14:textId="77777777" w:rsidR="0083018A" w:rsidRPr="0083018A" w:rsidRDefault="0083018A" w:rsidP="0083018A"/>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7"/>
      </w:tblGrid>
      <w:tr w:rsidR="0083018A" w:rsidRPr="0083018A" w14:paraId="2C440276" w14:textId="77777777" w:rsidTr="003C52CC">
        <w:trPr>
          <w:trHeight w:val="1099"/>
        </w:trPr>
        <w:tc>
          <w:tcPr>
            <w:tcW w:w="9577" w:type="dxa"/>
          </w:tcPr>
          <w:p w14:paraId="232E3BAC" w14:textId="0D6DB8EC" w:rsidR="0083018A" w:rsidRPr="0083018A" w:rsidRDefault="0083018A" w:rsidP="0083018A">
            <w:r w:rsidRPr="0083018A">
              <w:t xml:space="preserve">Other formatting requirements – left or right justification, padding requirements, invisible / visible, bright, </w:t>
            </w:r>
            <w:proofErr w:type="gramStart"/>
            <w:r w:rsidRPr="0083018A">
              <w:t>etc.(</w:t>
            </w:r>
            <w:proofErr w:type="gramEnd"/>
            <w:r w:rsidRPr="0083018A">
              <w:t>necessary field validations and sorting logic, if any)</w:t>
            </w:r>
          </w:p>
          <w:p w14:paraId="3FB4098E" w14:textId="77777777" w:rsidR="0083018A" w:rsidRPr="0083018A" w:rsidRDefault="0083018A" w:rsidP="0083018A"/>
          <w:p w14:paraId="78DF5EC7" w14:textId="77777777" w:rsidR="0083018A" w:rsidRPr="0083018A" w:rsidRDefault="0083018A" w:rsidP="0083018A">
            <w:r w:rsidRPr="0083018A">
              <w:fldChar w:fldCharType="begin">
                <w:ffData>
                  <w:name w:val="Text2"/>
                  <w:enabled/>
                  <w:calcOnExit w:val="0"/>
                  <w:textInput/>
                </w:ffData>
              </w:fldChar>
            </w:r>
            <w:r w:rsidRPr="0083018A">
              <w:instrText xml:space="preserve"> FORMTEXT </w:instrText>
            </w:r>
            <w:r w:rsidRPr="0083018A">
              <w:fldChar w:fldCharType="separate"/>
            </w:r>
            <w:r w:rsidRPr="0083018A">
              <w:t> </w:t>
            </w:r>
            <w:r w:rsidRPr="0083018A">
              <w:t> </w:t>
            </w:r>
            <w:r w:rsidRPr="0083018A">
              <w:t> </w:t>
            </w:r>
            <w:r w:rsidRPr="0083018A">
              <w:t> </w:t>
            </w:r>
            <w:r w:rsidRPr="0083018A">
              <w:t> </w:t>
            </w:r>
            <w:r w:rsidRPr="0083018A">
              <w:fldChar w:fldCharType="end"/>
            </w:r>
          </w:p>
        </w:tc>
      </w:tr>
    </w:tbl>
    <w:p w14:paraId="481F409C" w14:textId="455BE949" w:rsidR="0083018A" w:rsidRDefault="0083018A" w:rsidP="0083018A"/>
    <w:p w14:paraId="72116E28" w14:textId="77777777" w:rsidR="00B87BE3" w:rsidRPr="0083018A" w:rsidRDefault="00B87BE3" w:rsidP="0083018A"/>
    <w:p w14:paraId="71FE6F0B" w14:textId="77777777" w:rsidR="0083018A" w:rsidRPr="00446FA6" w:rsidRDefault="0083018A" w:rsidP="0083018A">
      <w:pPr>
        <w:rPr>
          <w:b/>
          <w:bCs/>
        </w:rPr>
      </w:pPr>
      <w:r w:rsidRPr="00446FA6">
        <w:rPr>
          <w:b/>
          <w:bCs/>
        </w:rPr>
        <w:t>Processing Functionality</w:t>
      </w:r>
    </w:p>
    <w:p w14:paraId="48F6F90C" w14:textId="199BE071" w:rsidR="0083018A" w:rsidRPr="0083018A" w:rsidRDefault="006775AB" w:rsidP="0083018A">
      <w:r>
        <w:t>N/A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1"/>
      </w:tblGrid>
      <w:tr w:rsidR="0083018A" w:rsidRPr="0083018A" w14:paraId="6666BB14" w14:textId="77777777" w:rsidTr="003C52CC">
        <w:tc>
          <w:tcPr>
            <w:tcW w:w="9571" w:type="dxa"/>
          </w:tcPr>
          <w:p w14:paraId="45BD2B88" w14:textId="77777777" w:rsidR="0083018A" w:rsidRPr="0083018A" w:rsidRDefault="0083018A" w:rsidP="0083018A">
            <w:r w:rsidRPr="0083018A">
              <w:t>Pre-screen display processing:</w:t>
            </w:r>
          </w:p>
          <w:p w14:paraId="053BE903" w14:textId="77777777" w:rsidR="0083018A" w:rsidRPr="0083018A" w:rsidRDefault="0083018A" w:rsidP="0083018A"/>
        </w:tc>
      </w:tr>
    </w:tbl>
    <w:p w14:paraId="12806EC7" w14:textId="77777777" w:rsidR="0083018A" w:rsidRPr="0083018A" w:rsidRDefault="0083018A" w:rsidP="0083018A"/>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7"/>
      </w:tblGrid>
      <w:tr w:rsidR="0083018A" w:rsidRPr="0083018A" w14:paraId="39C2976D" w14:textId="77777777" w:rsidTr="003C52CC">
        <w:trPr>
          <w:trHeight w:val="544"/>
        </w:trPr>
        <w:tc>
          <w:tcPr>
            <w:tcW w:w="9577" w:type="dxa"/>
          </w:tcPr>
          <w:p w14:paraId="642690D2" w14:textId="77777777" w:rsidR="0083018A" w:rsidRPr="0083018A" w:rsidRDefault="0083018A" w:rsidP="0083018A">
            <w:r w:rsidRPr="0083018A">
              <w:t>Screen Processing Pseudo code:</w:t>
            </w:r>
          </w:p>
          <w:p w14:paraId="368EC1E6" w14:textId="77777777" w:rsidR="0083018A" w:rsidRPr="0083018A" w:rsidRDefault="0083018A" w:rsidP="0083018A"/>
          <w:p w14:paraId="1DB166D4" w14:textId="77777777" w:rsidR="0083018A" w:rsidRPr="0083018A" w:rsidRDefault="0083018A" w:rsidP="0083018A"/>
        </w:tc>
      </w:tr>
    </w:tbl>
    <w:p w14:paraId="79380437" w14:textId="77777777" w:rsidR="0083018A" w:rsidRPr="0083018A" w:rsidRDefault="0083018A" w:rsidP="0083018A"/>
    <w:p w14:paraId="7506A717" w14:textId="77777777" w:rsidR="0083018A" w:rsidRPr="00446FA6" w:rsidRDefault="0083018A" w:rsidP="0083018A">
      <w:pPr>
        <w:rPr>
          <w:b/>
          <w:bCs/>
        </w:rPr>
      </w:pPr>
      <w:r w:rsidRPr="00446FA6">
        <w:rPr>
          <w:b/>
          <w:bCs/>
        </w:rPr>
        <w:t>Screen Flow Diagram</w:t>
      </w:r>
    </w:p>
    <w:p w14:paraId="4501CEE7" w14:textId="20DE511C" w:rsidR="0083018A" w:rsidRDefault="006775AB" w:rsidP="0083018A">
      <w:r>
        <w:t>N/A</w:t>
      </w:r>
    </w:p>
    <w:p w14:paraId="0BDA7305" w14:textId="19D3539F" w:rsidR="006775AB" w:rsidRDefault="006775AB" w:rsidP="0083018A"/>
    <w:p w14:paraId="5B3BBBF3" w14:textId="1DA6342B" w:rsidR="00016AC0" w:rsidRDefault="00016AC0" w:rsidP="0083018A"/>
    <w:p w14:paraId="5929E802" w14:textId="77777777" w:rsidR="0083018A" w:rsidRPr="00446FA6" w:rsidRDefault="0083018A" w:rsidP="0083018A">
      <w:pPr>
        <w:rPr>
          <w:b/>
          <w:bCs/>
        </w:rPr>
      </w:pPr>
      <w:bookmarkStart w:id="92" w:name="_Toc498541714"/>
      <w:r w:rsidRPr="00446FA6">
        <w:rPr>
          <w:b/>
          <w:bCs/>
        </w:rPr>
        <w:t>Custom Tables/Structure in SAP</w:t>
      </w:r>
      <w:bookmarkEnd w:id="92"/>
    </w:p>
    <w:p w14:paraId="3D6F7181" w14:textId="64C48C67" w:rsidR="0083018A" w:rsidRPr="0083018A" w:rsidRDefault="00E527A3" w:rsidP="0083018A">
      <w:r>
        <w:t>N/A</w:t>
      </w:r>
    </w:p>
    <w:tbl>
      <w:tblPr>
        <w:tblW w:w="959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92"/>
        <w:gridCol w:w="900"/>
        <w:gridCol w:w="720"/>
        <w:gridCol w:w="1710"/>
        <w:gridCol w:w="1800"/>
        <w:gridCol w:w="2070"/>
      </w:tblGrid>
      <w:tr w:rsidR="0083018A" w:rsidRPr="0083018A" w14:paraId="568F2D33" w14:textId="77777777" w:rsidTr="00446FA6">
        <w:tc>
          <w:tcPr>
            <w:tcW w:w="2392" w:type="dxa"/>
            <w:shd w:val="clear" w:color="auto" w:fill="B4C6E7" w:themeFill="accent1" w:themeFillTint="66"/>
          </w:tcPr>
          <w:p w14:paraId="77623D1F" w14:textId="77777777" w:rsidR="0083018A" w:rsidRPr="0083018A" w:rsidRDefault="0083018A" w:rsidP="0083018A">
            <w:r w:rsidRPr="0083018A">
              <w:t>Table Name</w:t>
            </w:r>
          </w:p>
        </w:tc>
        <w:tc>
          <w:tcPr>
            <w:tcW w:w="7200" w:type="dxa"/>
            <w:gridSpan w:val="5"/>
          </w:tcPr>
          <w:p w14:paraId="0ECFD79C" w14:textId="634B4181" w:rsidR="0083018A" w:rsidRPr="0083018A" w:rsidRDefault="0083018A" w:rsidP="0083018A"/>
        </w:tc>
      </w:tr>
      <w:tr w:rsidR="0083018A" w:rsidRPr="0083018A" w14:paraId="3260B212" w14:textId="77777777" w:rsidTr="00446FA6">
        <w:tc>
          <w:tcPr>
            <w:tcW w:w="2392" w:type="dxa"/>
            <w:shd w:val="clear" w:color="auto" w:fill="B4C6E7" w:themeFill="accent1" w:themeFillTint="66"/>
          </w:tcPr>
          <w:p w14:paraId="4DC5D9D7" w14:textId="65194084" w:rsidR="0083018A" w:rsidRPr="0083018A" w:rsidRDefault="0083018A" w:rsidP="0083018A">
            <w:r w:rsidRPr="0083018A">
              <w:t xml:space="preserve">Short </w:t>
            </w:r>
            <w:r w:rsidR="00B62F91">
              <w:t>TEXT</w:t>
            </w:r>
          </w:p>
        </w:tc>
        <w:tc>
          <w:tcPr>
            <w:tcW w:w="7200" w:type="dxa"/>
            <w:gridSpan w:val="5"/>
          </w:tcPr>
          <w:p w14:paraId="3A42DE8E" w14:textId="591CD5E4" w:rsidR="0083018A" w:rsidRPr="0083018A" w:rsidRDefault="0083018A" w:rsidP="0083018A"/>
        </w:tc>
      </w:tr>
      <w:tr w:rsidR="0083018A" w:rsidRPr="0083018A" w14:paraId="3CBFFEF1" w14:textId="77777777" w:rsidTr="00446FA6">
        <w:tc>
          <w:tcPr>
            <w:tcW w:w="2392" w:type="dxa"/>
            <w:shd w:val="clear" w:color="auto" w:fill="B4C6E7" w:themeFill="accent1" w:themeFillTint="66"/>
          </w:tcPr>
          <w:p w14:paraId="429C3721" w14:textId="77777777" w:rsidR="0083018A" w:rsidRPr="0083018A" w:rsidRDefault="0083018A" w:rsidP="0083018A">
            <w:r w:rsidRPr="0083018A">
              <w:t>Table maintenance allowed</w:t>
            </w:r>
          </w:p>
        </w:tc>
        <w:tc>
          <w:tcPr>
            <w:tcW w:w="7200" w:type="dxa"/>
            <w:gridSpan w:val="5"/>
          </w:tcPr>
          <w:p w14:paraId="7DFBB79D" w14:textId="42467879" w:rsidR="0083018A" w:rsidRPr="0083018A" w:rsidRDefault="0083018A" w:rsidP="0083018A"/>
        </w:tc>
      </w:tr>
      <w:tr w:rsidR="00446FA6" w:rsidRPr="0083018A" w14:paraId="69D7ECBA" w14:textId="77777777" w:rsidTr="00446FA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cantSplit/>
        </w:trPr>
        <w:tc>
          <w:tcPr>
            <w:tcW w:w="3292"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91C8FC3" w14:textId="4B0CE4FE" w:rsidR="00446FA6" w:rsidRPr="0083018A" w:rsidRDefault="00446FA6" w:rsidP="0083018A">
            <w:r w:rsidRPr="0083018A">
              <w:t>Field Name</w:t>
            </w:r>
          </w:p>
        </w:tc>
        <w:tc>
          <w:tcPr>
            <w:tcW w:w="72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77C3F976" w14:textId="77777777" w:rsidR="00446FA6" w:rsidRPr="0083018A" w:rsidRDefault="00446FA6" w:rsidP="0083018A">
            <w:r w:rsidRPr="0083018A">
              <w:t>Type</w:t>
            </w:r>
          </w:p>
        </w:tc>
        <w:tc>
          <w:tcPr>
            <w:tcW w:w="171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02EB0C64" w14:textId="4AD9D644" w:rsidR="00446FA6" w:rsidRPr="0083018A" w:rsidRDefault="00446FA6" w:rsidP="0083018A">
            <w:r w:rsidRPr="0083018A">
              <w:t>Length</w:t>
            </w:r>
          </w:p>
        </w:tc>
        <w:tc>
          <w:tcPr>
            <w:tcW w:w="180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8433C80" w14:textId="0535A204" w:rsidR="00446FA6" w:rsidRPr="0083018A" w:rsidRDefault="00446FA6" w:rsidP="0083018A">
            <w:r w:rsidRPr="0083018A">
              <w:t>Key Field</w:t>
            </w:r>
          </w:p>
        </w:tc>
        <w:tc>
          <w:tcPr>
            <w:tcW w:w="2070"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2674CC8C" w14:textId="77777777" w:rsidR="00446FA6" w:rsidRPr="0083018A" w:rsidRDefault="00446FA6" w:rsidP="0083018A">
            <w:r w:rsidRPr="0083018A">
              <w:t>Description</w:t>
            </w:r>
          </w:p>
        </w:tc>
      </w:tr>
      <w:tr w:rsidR="00446FA6" w:rsidRPr="0083018A" w14:paraId="01557FEF" w14:textId="77777777" w:rsidTr="003C52C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cantSplit/>
        </w:trPr>
        <w:tc>
          <w:tcPr>
            <w:tcW w:w="3292" w:type="dxa"/>
            <w:gridSpan w:val="2"/>
            <w:tcBorders>
              <w:top w:val="nil"/>
            </w:tcBorders>
          </w:tcPr>
          <w:p w14:paraId="342D2C5A" w14:textId="6CAF41D4" w:rsidR="00446FA6" w:rsidRPr="0083018A" w:rsidRDefault="00446FA6" w:rsidP="00BA3152"/>
        </w:tc>
        <w:tc>
          <w:tcPr>
            <w:tcW w:w="720" w:type="dxa"/>
            <w:tcBorders>
              <w:top w:val="nil"/>
            </w:tcBorders>
          </w:tcPr>
          <w:p w14:paraId="440B3F47" w14:textId="214845EC" w:rsidR="00446FA6" w:rsidRPr="0083018A" w:rsidRDefault="00446FA6" w:rsidP="0083018A"/>
        </w:tc>
        <w:tc>
          <w:tcPr>
            <w:tcW w:w="1710" w:type="dxa"/>
            <w:tcBorders>
              <w:top w:val="nil"/>
            </w:tcBorders>
          </w:tcPr>
          <w:p w14:paraId="2B2E318B" w14:textId="2CBE72D6" w:rsidR="00446FA6" w:rsidRPr="0083018A" w:rsidRDefault="00446FA6" w:rsidP="0083018A"/>
        </w:tc>
        <w:tc>
          <w:tcPr>
            <w:tcW w:w="1800" w:type="dxa"/>
            <w:tcBorders>
              <w:top w:val="nil"/>
            </w:tcBorders>
          </w:tcPr>
          <w:p w14:paraId="01EF99B8" w14:textId="28C871B2" w:rsidR="00446FA6" w:rsidRPr="0083018A" w:rsidRDefault="00446FA6" w:rsidP="0083018A"/>
        </w:tc>
        <w:tc>
          <w:tcPr>
            <w:tcW w:w="2070" w:type="dxa"/>
            <w:tcBorders>
              <w:top w:val="nil"/>
            </w:tcBorders>
          </w:tcPr>
          <w:p w14:paraId="5FE8CEE1" w14:textId="2488A256" w:rsidR="00446FA6" w:rsidRPr="0083018A" w:rsidRDefault="00446FA6" w:rsidP="0083018A"/>
        </w:tc>
      </w:tr>
      <w:tr w:rsidR="00446FA6" w:rsidRPr="0083018A" w14:paraId="709FAFD5" w14:textId="77777777" w:rsidTr="003C52C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cantSplit/>
        </w:trPr>
        <w:tc>
          <w:tcPr>
            <w:tcW w:w="3292" w:type="dxa"/>
            <w:gridSpan w:val="2"/>
            <w:tcBorders>
              <w:top w:val="nil"/>
            </w:tcBorders>
          </w:tcPr>
          <w:p w14:paraId="25A165CD" w14:textId="67E49396" w:rsidR="00446FA6" w:rsidRPr="0083018A" w:rsidRDefault="00446FA6" w:rsidP="0083018A"/>
        </w:tc>
        <w:tc>
          <w:tcPr>
            <w:tcW w:w="720" w:type="dxa"/>
            <w:tcBorders>
              <w:top w:val="nil"/>
            </w:tcBorders>
          </w:tcPr>
          <w:p w14:paraId="3BCB40D7" w14:textId="30F5FC80" w:rsidR="00446FA6" w:rsidRPr="0083018A" w:rsidRDefault="00446FA6" w:rsidP="0083018A"/>
        </w:tc>
        <w:tc>
          <w:tcPr>
            <w:tcW w:w="1710" w:type="dxa"/>
            <w:tcBorders>
              <w:top w:val="nil"/>
            </w:tcBorders>
          </w:tcPr>
          <w:p w14:paraId="7F834A00" w14:textId="72A14C38" w:rsidR="00446FA6" w:rsidRPr="0083018A" w:rsidRDefault="00446FA6" w:rsidP="0083018A"/>
        </w:tc>
        <w:tc>
          <w:tcPr>
            <w:tcW w:w="1800" w:type="dxa"/>
            <w:tcBorders>
              <w:top w:val="nil"/>
            </w:tcBorders>
          </w:tcPr>
          <w:p w14:paraId="6ABAD04B" w14:textId="53F4D522" w:rsidR="00446FA6" w:rsidRPr="0083018A" w:rsidRDefault="00446FA6" w:rsidP="0083018A"/>
        </w:tc>
        <w:tc>
          <w:tcPr>
            <w:tcW w:w="2070" w:type="dxa"/>
            <w:tcBorders>
              <w:top w:val="nil"/>
            </w:tcBorders>
          </w:tcPr>
          <w:p w14:paraId="1BD5B579" w14:textId="1A7D4CB7" w:rsidR="00446FA6" w:rsidRPr="0083018A" w:rsidRDefault="00446FA6" w:rsidP="0083018A"/>
        </w:tc>
      </w:tr>
      <w:tr w:rsidR="00BA3152" w:rsidRPr="0083018A" w14:paraId="493C82EC" w14:textId="77777777" w:rsidTr="003C52C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cantSplit/>
        </w:trPr>
        <w:tc>
          <w:tcPr>
            <w:tcW w:w="3292" w:type="dxa"/>
            <w:gridSpan w:val="2"/>
            <w:tcBorders>
              <w:top w:val="nil"/>
            </w:tcBorders>
          </w:tcPr>
          <w:p w14:paraId="49A79360" w14:textId="7F0C907B" w:rsidR="00BA3152" w:rsidRPr="0083018A" w:rsidRDefault="00BA3152" w:rsidP="0083018A"/>
        </w:tc>
        <w:tc>
          <w:tcPr>
            <w:tcW w:w="720" w:type="dxa"/>
            <w:tcBorders>
              <w:top w:val="nil"/>
            </w:tcBorders>
          </w:tcPr>
          <w:p w14:paraId="3CCD933B" w14:textId="05B8010A" w:rsidR="00BA3152" w:rsidRPr="0083018A" w:rsidRDefault="00BA3152" w:rsidP="0083018A"/>
        </w:tc>
        <w:tc>
          <w:tcPr>
            <w:tcW w:w="1710" w:type="dxa"/>
            <w:tcBorders>
              <w:top w:val="nil"/>
            </w:tcBorders>
          </w:tcPr>
          <w:p w14:paraId="3596119B" w14:textId="2841F746" w:rsidR="00BA3152" w:rsidRPr="0083018A" w:rsidRDefault="00BA3152" w:rsidP="0083018A"/>
        </w:tc>
        <w:tc>
          <w:tcPr>
            <w:tcW w:w="1800" w:type="dxa"/>
            <w:tcBorders>
              <w:top w:val="nil"/>
            </w:tcBorders>
          </w:tcPr>
          <w:p w14:paraId="592E329C" w14:textId="3AFA1D47" w:rsidR="00BA3152" w:rsidRPr="0083018A" w:rsidRDefault="00BA3152" w:rsidP="0083018A"/>
        </w:tc>
        <w:tc>
          <w:tcPr>
            <w:tcW w:w="2070" w:type="dxa"/>
            <w:tcBorders>
              <w:top w:val="nil"/>
            </w:tcBorders>
          </w:tcPr>
          <w:p w14:paraId="5C587990" w14:textId="46FEE092" w:rsidR="00BA3152" w:rsidRPr="0083018A" w:rsidRDefault="00BA3152" w:rsidP="0083018A"/>
        </w:tc>
      </w:tr>
      <w:tr w:rsidR="00BA3152" w:rsidRPr="0083018A" w14:paraId="576538CE" w14:textId="77777777" w:rsidTr="003C52C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cantSplit/>
        </w:trPr>
        <w:tc>
          <w:tcPr>
            <w:tcW w:w="3292" w:type="dxa"/>
            <w:gridSpan w:val="2"/>
            <w:tcBorders>
              <w:top w:val="nil"/>
            </w:tcBorders>
          </w:tcPr>
          <w:p w14:paraId="5E5592A2" w14:textId="32258DAA" w:rsidR="00BA3152" w:rsidRPr="0083018A" w:rsidRDefault="00BA3152" w:rsidP="00BA3152"/>
        </w:tc>
        <w:tc>
          <w:tcPr>
            <w:tcW w:w="720" w:type="dxa"/>
            <w:tcBorders>
              <w:top w:val="nil"/>
            </w:tcBorders>
          </w:tcPr>
          <w:p w14:paraId="13E7425F" w14:textId="287BD84B" w:rsidR="00BA3152" w:rsidRPr="0083018A" w:rsidRDefault="00BA3152" w:rsidP="0083018A"/>
        </w:tc>
        <w:tc>
          <w:tcPr>
            <w:tcW w:w="1710" w:type="dxa"/>
            <w:tcBorders>
              <w:top w:val="nil"/>
            </w:tcBorders>
          </w:tcPr>
          <w:p w14:paraId="29E9F11B" w14:textId="49965D08" w:rsidR="00663D1B" w:rsidRPr="0083018A" w:rsidRDefault="00663D1B" w:rsidP="0083018A"/>
        </w:tc>
        <w:tc>
          <w:tcPr>
            <w:tcW w:w="1800" w:type="dxa"/>
            <w:tcBorders>
              <w:top w:val="nil"/>
            </w:tcBorders>
          </w:tcPr>
          <w:p w14:paraId="0ED3744D" w14:textId="155A7064" w:rsidR="00BA3152" w:rsidRPr="0083018A" w:rsidRDefault="00BA3152" w:rsidP="0083018A"/>
        </w:tc>
        <w:tc>
          <w:tcPr>
            <w:tcW w:w="2070" w:type="dxa"/>
            <w:tcBorders>
              <w:top w:val="nil"/>
            </w:tcBorders>
          </w:tcPr>
          <w:p w14:paraId="61215921" w14:textId="200FB333" w:rsidR="00BA3152" w:rsidRPr="0083018A" w:rsidRDefault="00BA3152" w:rsidP="0083018A"/>
        </w:tc>
      </w:tr>
      <w:tr w:rsidR="00BA3152" w:rsidRPr="0083018A" w14:paraId="4B394055" w14:textId="77777777" w:rsidTr="003C52C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cantSplit/>
        </w:trPr>
        <w:tc>
          <w:tcPr>
            <w:tcW w:w="3292" w:type="dxa"/>
            <w:gridSpan w:val="2"/>
            <w:tcBorders>
              <w:top w:val="nil"/>
            </w:tcBorders>
          </w:tcPr>
          <w:p w14:paraId="649CC3F5" w14:textId="56957D05" w:rsidR="00BA3152" w:rsidRPr="0083018A" w:rsidRDefault="00BA3152" w:rsidP="0083018A"/>
        </w:tc>
        <w:tc>
          <w:tcPr>
            <w:tcW w:w="720" w:type="dxa"/>
            <w:tcBorders>
              <w:top w:val="nil"/>
            </w:tcBorders>
          </w:tcPr>
          <w:p w14:paraId="6D168044" w14:textId="2D5FFDB9" w:rsidR="00BA3152" w:rsidRPr="0083018A" w:rsidRDefault="00BA3152" w:rsidP="0083018A"/>
        </w:tc>
        <w:tc>
          <w:tcPr>
            <w:tcW w:w="1710" w:type="dxa"/>
            <w:tcBorders>
              <w:top w:val="nil"/>
            </w:tcBorders>
          </w:tcPr>
          <w:p w14:paraId="1343B0FC" w14:textId="612A432D" w:rsidR="00BA3152" w:rsidRPr="0083018A" w:rsidRDefault="00BA3152" w:rsidP="0083018A"/>
        </w:tc>
        <w:tc>
          <w:tcPr>
            <w:tcW w:w="1800" w:type="dxa"/>
            <w:tcBorders>
              <w:top w:val="nil"/>
            </w:tcBorders>
          </w:tcPr>
          <w:p w14:paraId="26E965D3" w14:textId="70254739" w:rsidR="00BA3152" w:rsidRPr="0083018A" w:rsidRDefault="00BA3152" w:rsidP="0083018A"/>
        </w:tc>
        <w:tc>
          <w:tcPr>
            <w:tcW w:w="2070" w:type="dxa"/>
            <w:tcBorders>
              <w:top w:val="nil"/>
            </w:tcBorders>
          </w:tcPr>
          <w:p w14:paraId="62F424EB" w14:textId="65B8731F" w:rsidR="00BA3152" w:rsidRPr="0083018A" w:rsidRDefault="00BA3152" w:rsidP="0083018A"/>
        </w:tc>
      </w:tr>
      <w:tr w:rsidR="00BA3152" w:rsidRPr="0083018A" w14:paraId="2E576C49" w14:textId="77777777" w:rsidTr="003C52C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cantSplit/>
        </w:trPr>
        <w:tc>
          <w:tcPr>
            <w:tcW w:w="3292" w:type="dxa"/>
            <w:gridSpan w:val="2"/>
            <w:tcBorders>
              <w:top w:val="nil"/>
            </w:tcBorders>
          </w:tcPr>
          <w:p w14:paraId="2093E4B6" w14:textId="563201E6" w:rsidR="00BA3152" w:rsidRPr="0083018A" w:rsidRDefault="00BA3152" w:rsidP="0083018A"/>
        </w:tc>
        <w:tc>
          <w:tcPr>
            <w:tcW w:w="720" w:type="dxa"/>
            <w:tcBorders>
              <w:top w:val="nil"/>
            </w:tcBorders>
          </w:tcPr>
          <w:p w14:paraId="64B9CD11" w14:textId="72F2584A" w:rsidR="00BA3152" w:rsidRPr="0083018A" w:rsidRDefault="00BA3152" w:rsidP="0083018A"/>
        </w:tc>
        <w:tc>
          <w:tcPr>
            <w:tcW w:w="1710" w:type="dxa"/>
            <w:tcBorders>
              <w:top w:val="nil"/>
            </w:tcBorders>
          </w:tcPr>
          <w:p w14:paraId="46FCF2CC" w14:textId="48C61A78" w:rsidR="00BA3152" w:rsidRPr="0083018A" w:rsidRDefault="00BA3152" w:rsidP="0083018A"/>
        </w:tc>
        <w:tc>
          <w:tcPr>
            <w:tcW w:w="1800" w:type="dxa"/>
            <w:tcBorders>
              <w:top w:val="nil"/>
            </w:tcBorders>
          </w:tcPr>
          <w:p w14:paraId="70FB4BFB" w14:textId="104F2EE1" w:rsidR="00BA3152" w:rsidRPr="0083018A" w:rsidRDefault="00BA3152" w:rsidP="0083018A"/>
        </w:tc>
        <w:tc>
          <w:tcPr>
            <w:tcW w:w="2070" w:type="dxa"/>
            <w:tcBorders>
              <w:top w:val="nil"/>
            </w:tcBorders>
          </w:tcPr>
          <w:p w14:paraId="739ECE26" w14:textId="3FEA085A" w:rsidR="00BA3152" w:rsidRPr="0083018A" w:rsidRDefault="00BA3152" w:rsidP="0083018A"/>
        </w:tc>
      </w:tr>
      <w:tr w:rsidR="00BA3152" w:rsidRPr="0083018A" w14:paraId="0F78686C" w14:textId="77777777" w:rsidTr="003C52C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cantSplit/>
        </w:trPr>
        <w:tc>
          <w:tcPr>
            <w:tcW w:w="3292" w:type="dxa"/>
            <w:gridSpan w:val="2"/>
            <w:tcBorders>
              <w:top w:val="nil"/>
            </w:tcBorders>
          </w:tcPr>
          <w:p w14:paraId="2E1FA86B" w14:textId="040EEC36" w:rsidR="00BA3152" w:rsidRPr="0083018A" w:rsidRDefault="00BA3152" w:rsidP="0083018A"/>
        </w:tc>
        <w:tc>
          <w:tcPr>
            <w:tcW w:w="720" w:type="dxa"/>
            <w:tcBorders>
              <w:top w:val="nil"/>
            </w:tcBorders>
          </w:tcPr>
          <w:p w14:paraId="0F8CEB8A" w14:textId="15BCB8EC" w:rsidR="00BA3152" w:rsidRPr="0083018A" w:rsidRDefault="00BA3152" w:rsidP="0083018A"/>
        </w:tc>
        <w:tc>
          <w:tcPr>
            <w:tcW w:w="1710" w:type="dxa"/>
            <w:tcBorders>
              <w:top w:val="nil"/>
            </w:tcBorders>
          </w:tcPr>
          <w:p w14:paraId="2C34B85E" w14:textId="41E1FD3C" w:rsidR="00BA3152" w:rsidRPr="0083018A" w:rsidRDefault="00BA3152" w:rsidP="0083018A"/>
        </w:tc>
        <w:tc>
          <w:tcPr>
            <w:tcW w:w="1800" w:type="dxa"/>
            <w:tcBorders>
              <w:top w:val="nil"/>
            </w:tcBorders>
          </w:tcPr>
          <w:p w14:paraId="7D91C091" w14:textId="5749B643" w:rsidR="00BA3152" w:rsidRPr="0083018A" w:rsidRDefault="00BA3152" w:rsidP="0083018A"/>
        </w:tc>
        <w:tc>
          <w:tcPr>
            <w:tcW w:w="2070" w:type="dxa"/>
            <w:tcBorders>
              <w:top w:val="nil"/>
            </w:tcBorders>
          </w:tcPr>
          <w:p w14:paraId="5B957362" w14:textId="577FA780" w:rsidR="00BA3152" w:rsidRPr="0083018A" w:rsidRDefault="00BA3152" w:rsidP="0083018A"/>
        </w:tc>
      </w:tr>
      <w:tr w:rsidR="00BA3152" w:rsidRPr="0083018A" w14:paraId="28DA48BA" w14:textId="77777777" w:rsidTr="003C52C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cantSplit/>
        </w:trPr>
        <w:tc>
          <w:tcPr>
            <w:tcW w:w="3292" w:type="dxa"/>
            <w:gridSpan w:val="2"/>
            <w:tcBorders>
              <w:top w:val="nil"/>
            </w:tcBorders>
          </w:tcPr>
          <w:p w14:paraId="2DC20032" w14:textId="1B1BF842" w:rsidR="00BA3152" w:rsidRDefault="00BA3152" w:rsidP="0083018A"/>
        </w:tc>
        <w:tc>
          <w:tcPr>
            <w:tcW w:w="720" w:type="dxa"/>
            <w:tcBorders>
              <w:top w:val="nil"/>
            </w:tcBorders>
          </w:tcPr>
          <w:p w14:paraId="068E4A72" w14:textId="4B37148B" w:rsidR="00BA3152" w:rsidRPr="0083018A" w:rsidRDefault="00BA3152" w:rsidP="0083018A"/>
        </w:tc>
        <w:tc>
          <w:tcPr>
            <w:tcW w:w="1710" w:type="dxa"/>
            <w:tcBorders>
              <w:top w:val="nil"/>
            </w:tcBorders>
          </w:tcPr>
          <w:p w14:paraId="1BCAA772" w14:textId="541881C4" w:rsidR="00BA3152" w:rsidRPr="0083018A" w:rsidRDefault="00BA3152" w:rsidP="0083018A"/>
        </w:tc>
        <w:tc>
          <w:tcPr>
            <w:tcW w:w="1800" w:type="dxa"/>
            <w:tcBorders>
              <w:top w:val="nil"/>
            </w:tcBorders>
          </w:tcPr>
          <w:p w14:paraId="48868473" w14:textId="500111E6" w:rsidR="00BA3152" w:rsidRPr="0083018A" w:rsidRDefault="00BA3152" w:rsidP="0083018A"/>
        </w:tc>
        <w:tc>
          <w:tcPr>
            <w:tcW w:w="2070" w:type="dxa"/>
            <w:tcBorders>
              <w:top w:val="nil"/>
            </w:tcBorders>
          </w:tcPr>
          <w:p w14:paraId="6B9406EB" w14:textId="4B88891E" w:rsidR="00BA3152" w:rsidRPr="0083018A" w:rsidRDefault="00BA3152" w:rsidP="0083018A"/>
        </w:tc>
      </w:tr>
      <w:tr w:rsidR="00BA3152" w:rsidRPr="0083018A" w14:paraId="6A50F5F3" w14:textId="77777777" w:rsidTr="003C52C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cantSplit/>
        </w:trPr>
        <w:tc>
          <w:tcPr>
            <w:tcW w:w="3292" w:type="dxa"/>
            <w:gridSpan w:val="2"/>
            <w:tcBorders>
              <w:top w:val="nil"/>
            </w:tcBorders>
          </w:tcPr>
          <w:p w14:paraId="41BE0FCB" w14:textId="60351C61" w:rsidR="00BA3152" w:rsidRDefault="00BA3152" w:rsidP="0083018A"/>
        </w:tc>
        <w:tc>
          <w:tcPr>
            <w:tcW w:w="720" w:type="dxa"/>
            <w:tcBorders>
              <w:top w:val="nil"/>
            </w:tcBorders>
          </w:tcPr>
          <w:p w14:paraId="3370BFDB" w14:textId="12083710" w:rsidR="00BA3152" w:rsidRPr="0083018A" w:rsidRDefault="00BA3152" w:rsidP="0083018A"/>
        </w:tc>
        <w:tc>
          <w:tcPr>
            <w:tcW w:w="1710" w:type="dxa"/>
            <w:tcBorders>
              <w:top w:val="nil"/>
            </w:tcBorders>
          </w:tcPr>
          <w:p w14:paraId="077CF7A0" w14:textId="7C7AE74C" w:rsidR="00BA3152" w:rsidRPr="0083018A" w:rsidRDefault="00BA3152" w:rsidP="0083018A"/>
        </w:tc>
        <w:tc>
          <w:tcPr>
            <w:tcW w:w="1800" w:type="dxa"/>
            <w:tcBorders>
              <w:top w:val="nil"/>
            </w:tcBorders>
          </w:tcPr>
          <w:p w14:paraId="6034580A" w14:textId="4493FDC2" w:rsidR="00BA3152" w:rsidRPr="0083018A" w:rsidRDefault="00BA3152" w:rsidP="0083018A"/>
        </w:tc>
        <w:tc>
          <w:tcPr>
            <w:tcW w:w="2070" w:type="dxa"/>
            <w:tcBorders>
              <w:top w:val="nil"/>
            </w:tcBorders>
          </w:tcPr>
          <w:p w14:paraId="53226A33" w14:textId="1B0FB4B3" w:rsidR="00BA3152" w:rsidRPr="0083018A" w:rsidRDefault="00BA3152" w:rsidP="0083018A"/>
        </w:tc>
      </w:tr>
      <w:tr w:rsidR="00BA3152" w:rsidRPr="0083018A" w14:paraId="323053E9" w14:textId="77777777" w:rsidTr="003C52C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cantSplit/>
        </w:trPr>
        <w:tc>
          <w:tcPr>
            <w:tcW w:w="3292" w:type="dxa"/>
            <w:gridSpan w:val="2"/>
            <w:tcBorders>
              <w:top w:val="nil"/>
            </w:tcBorders>
          </w:tcPr>
          <w:p w14:paraId="267383C3" w14:textId="771CB94C" w:rsidR="00BA3152" w:rsidRDefault="00BA3152" w:rsidP="0083018A"/>
        </w:tc>
        <w:tc>
          <w:tcPr>
            <w:tcW w:w="720" w:type="dxa"/>
            <w:tcBorders>
              <w:top w:val="nil"/>
            </w:tcBorders>
          </w:tcPr>
          <w:p w14:paraId="389286FD" w14:textId="70F160D5" w:rsidR="00BA3152" w:rsidRPr="0083018A" w:rsidRDefault="00BA3152" w:rsidP="0083018A"/>
        </w:tc>
        <w:tc>
          <w:tcPr>
            <w:tcW w:w="1710" w:type="dxa"/>
            <w:tcBorders>
              <w:top w:val="nil"/>
            </w:tcBorders>
          </w:tcPr>
          <w:p w14:paraId="685165C2" w14:textId="44404705" w:rsidR="00BA3152" w:rsidRPr="0083018A" w:rsidRDefault="00BA3152" w:rsidP="0083018A"/>
        </w:tc>
        <w:tc>
          <w:tcPr>
            <w:tcW w:w="1800" w:type="dxa"/>
            <w:tcBorders>
              <w:top w:val="nil"/>
            </w:tcBorders>
          </w:tcPr>
          <w:p w14:paraId="15B9B91E" w14:textId="2A66C92B" w:rsidR="00BA3152" w:rsidRPr="0083018A" w:rsidRDefault="00BA3152" w:rsidP="0083018A"/>
        </w:tc>
        <w:tc>
          <w:tcPr>
            <w:tcW w:w="2070" w:type="dxa"/>
            <w:tcBorders>
              <w:top w:val="nil"/>
            </w:tcBorders>
          </w:tcPr>
          <w:p w14:paraId="10FF6E1F" w14:textId="708E9E96" w:rsidR="00BA3152" w:rsidRPr="0083018A" w:rsidRDefault="00BA3152" w:rsidP="0083018A"/>
        </w:tc>
      </w:tr>
      <w:tr w:rsidR="00BA3152" w:rsidRPr="0083018A" w14:paraId="2BC6FCD5" w14:textId="77777777" w:rsidTr="003C52C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cantSplit/>
        </w:trPr>
        <w:tc>
          <w:tcPr>
            <w:tcW w:w="3292" w:type="dxa"/>
            <w:gridSpan w:val="2"/>
            <w:tcBorders>
              <w:top w:val="nil"/>
            </w:tcBorders>
          </w:tcPr>
          <w:p w14:paraId="54A0151E" w14:textId="05413C5A" w:rsidR="00BA3152" w:rsidRDefault="00BA3152" w:rsidP="0083018A"/>
        </w:tc>
        <w:tc>
          <w:tcPr>
            <w:tcW w:w="720" w:type="dxa"/>
            <w:tcBorders>
              <w:top w:val="nil"/>
            </w:tcBorders>
          </w:tcPr>
          <w:p w14:paraId="1C570714" w14:textId="4A24EA67" w:rsidR="00BA3152" w:rsidRPr="0083018A" w:rsidRDefault="00BA3152" w:rsidP="0083018A"/>
        </w:tc>
        <w:tc>
          <w:tcPr>
            <w:tcW w:w="1710" w:type="dxa"/>
            <w:tcBorders>
              <w:top w:val="nil"/>
            </w:tcBorders>
          </w:tcPr>
          <w:p w14:paraId="51B74250" w14:textId="3A2575CC" w:rsidR="00BA3152" w:rsidRPr="0083018A" w:rsidRDefault="00BA3152" w:rsidP="0083018A"/>
        </w:tc>
        <w:tc>
          <w:tcPr>
            <w:tcW w:w="1800" w:type="dxa"/>
            <w:tcBorders>
              <w:top w:val="nil"/>
            </w:tcBorders>
          </w:tcPr>
          <w:p w14:paraId="7E77CBCE" w14:textId="4FCE587C" w:rsidR="00BA3152" w:rsidRPr="0083018A" w:rsidRDefault="00BA3152" w:rsidP="0083018A"/>
        </w:tc>
        <w:tc>
          <w:tcPr>
            <w:tcW w:w="2070" w:type="dxa"/>
            <w:tcBorders>
              <w:top w:val="nil"/>
            </w:tcBorders>
          </w:tcPr>
          <w:p w14:paraId="54D28862" w14:textId="23FD846F" w:rsidR="00BA3152" w:rsidRPr="0083018A" w:rsidRDefault="00BA3152" w:rsidP="0083018A"/>
        </w:tc>
      </w:tr>
      <w:tr w:rsidR="00BA3152" w:rsidRPr="0083018A" w14:paraId="662169E0" w14:textId="77777777" w:rsidTr="003C52C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cantSplit/>
        </w:trPr>
        <w:tc>
          <w:tcPr>
            <w:tcW w:w="3292" w:type="dxa"/>
            <w:gridSpan w:val="2"/>
            <w:tcBorders>
              <w:top w:val="nil"/>
            </w:tcBorders>
          </w:tcPr>
          <w:p w14:paraId="3AC89215" w14:textId="4F7116BA" w:rsidR="00BA3152" w:rsidRDefault="00BA3152" w:rsidP="0083018A"/>
        </w:tc>
        <w:tc>
          <w:tcPr>
            <w:tcW w:w="720" w:type="dxa"/>
            <w:tcBorders>
              <w:top w:val="nil"/>
            </w:tcBorders>
          </w:tcPr>
          <w:p w14:paraId="3B98FEFB" w14:textId="4222E327" w:rsidR="00BA3152" w:rsidRPr="0083018A" w:rsidRDefault="00BA3152" w:rsidP="0083018A"/>
        </w:tc>
        <w:tc>
          <w:tcPr>
            <w:tcW w:w="1710" w:type="dxa"/>
            <w:tcBorders>
              <w:top w:val="nil"/>
            </w:tcBorders>
          </w:tcPr>
          <w:p w14:paraId="777AA45E" w14:textId="0252EB8B" w:rsidR="00BA3152" w:rsidRPr="0083018A" w:rsidRDefault="00BA3152" w:rsidP="0083018A"/>
        </w:tc>
        <w:tc>
          <w:tcPr>
            <w:tcW w:w="1800" w:type="dxa"/>
            <w:tcBorders>
              <w:top w:val="nil"/>
            </w:tcBorders>
          </w:tcPr>
          <w:p w14:paraId="3700AB67" w14:textId="622A0D73" w:rsidR="00BA3152" w:rsidRPr="0083018A" w:rsidRDefault="00BA3152" w:rsidP="0083018A"/>
        </w:tc>
        <w:tc>
          <w:tcPr>
            <w:tcW w:w="2070" w:type="dxa"/>
            <w:tcBorders>
              <w:top w:val="nil"/>
            </w:tcBorders>
          </w:tcPr>
          <w:p w14:paraId="2FBC4EA2" w14:textId="32B4EE63" w:rsidR="00BA3152" w:rsidRPr="0083018A" w:rsidRDefault="00BA3152" w:rsidP="0083018A"/>
        </w:tc>
      </w:tr>
      <w:tr w:rsidR="00BA3152" w:rsidRPr="0083018A" w14:paraId="18B10E63" w14:textId="77777777" w:rsidTr="003C52C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cantSplit/>
        </w:trPr>
        <w:tc>
          <w:tcPr>
            <w:tcW w:w="3292" w:type="dxa"/>
            <w:gridSpan w:val="2"/>
            <w:tcBorders>
              <w:top w:val="nil"/>
            </w:tcBorders>
          </w:tcPr>
          <w:p w14:paraId="69EB57D6" w14:textId="77AD7F8B" w:rsidR="00BA3152" w:rsidRDefault="00BA3152" w:rsidP="0083018A"/>
        </w:tc>
        <w:tc>
          <w:tcPr>
            <w:tcW w:w="720" w:type="dxa"/>
            <w:tcBorders>
              <w:top w:val="nil"/>
            </w:tcBorders>
          </w:tcPr>
          <w:p w14:paraId="0495A096" w14:textId="49C72399" w:rsidR="00BA3152" w:rsidRPr="0083018A" w:rsidRDefault="00BA3152" w:rsidP="0083018A"/>
        </w:tc>
        <w:tc>
          <w:tcPr>
            <w:tcW w:w="1710" w:type="dxa"/>
            <w:tcBorders>
              <w:top w:val="nil"/>
            </w:tcBorders>
          </w:tcPr>
          <w:p w14:paraId="7B3E46EC" w14:textId="4BC7C46B" w:rsidR="00BA3152" w:rsidRPr="0083018A" w:rsidRDefault="00BA3152" w:rsidP="0083018A"/>
        </w:tc>
        <w:tc>
          <w:tcPr>
            <w:tcW w:w="1800" w:type="dxa"/>
            <w:tcBorders>
              <w:top w:val="nil"/>
            </w:tcBorders>
          </w:tcPr>
          <w:p w14:paraId="1F33C0ED" w14:textId="77777777" w:rsidR="00BA3152" w:rsidRPr="0083018A" w:rsidRDefault="00BA3152" w:rsidP="0083018A"/>
        </w:tc>
        <w:tc>
          <w:tcPr>
            <w:tcW w:w="2070" w:type="dxa"/>
            <w:tcBorders>
              <w:top w:val="nil"/>
            </w:tcBorders>
          </w:tcPr>
          <w:p w14:paraId="1F7CFADF" w14:textId="4081B9F5" w:rsidR="00BA3152" w:rsidRPr="0083018A" w:rsidRDefault="00BA3152" w:rsidP="0083018A"/>
        </w:tc>
      </w:tr>
      <w:tr w:rsidR="00005BF7" w:rsidRPr="0083018A" w14:paraId="48A84DF8" w14:textId="77777777" w:rsidTr="003C52C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cantSplit/>
        </w:trPr>
        <w:tc>
          <w:tcPr>
            <w:tcW w:w="3292" w:type="dxa"/>
            <w:gridSpan w:val="2"/>
            <w:tcBorders>
              <w:top w:val="nil"/>
            </w:tcBorders>
          </w:tcPr>
          <w:p w14:paraId="7026E708" w14:textId="1809014C" w:rsidR="00005BF7" w:rsidRDefault="00005BF7" w:rsidP="00005BF7"/>
        </w:tc>
        <w:tc>
          <w:tcPr>
            <w:tcW w:w="720" w:type="dxa"/>
            <w:tcBorders>
              <w:top w:val="nil"/>
            </w:tcBorders>
          </w:tcPr>
          <w:p w14:paraId="1F7A0695" w14:textId="2BD4A6A0" w:rsidR="00005BF7" w:rsidRPr="0083018A" w:rsidRDefault="00005BF7" w:rsidP="0083018A"/>
        </w:tc>
        <w:tc>
          <w:tcPr>
            <w:tcW w:w="1710" w:type="dxa"/>
            <w:tcBorders>
              <w:top w:val="nil"/>
            </w:tcBorders>
          </w:tcPr>
          <w:p w14:paraId="275B5287" w14:textId="4816C01B" w:rsidR="00005BF7" w:rsidRPr="0083018A" w:rsidRDefault="00005BF7" w:rsidP="0083018A"/>
        </w:tc>
        <w:tc>
          <w:tcPr>
            <w:tcW w:w="1800" w:type="dxa"/>
            <w:tcBorders>
              <w:top w:val="nil"/>
            </w:tcBorders>
          </w:tcPr>
          <w:p w14:paraId="7579DB0F" w14:textId="77777777" w:rsidR="00005BF7" w:rsidRPr="0083018A" w:rsidRDefault="00005BF7" w:rsidP="0083018A"/>
        </w:tc>
        <w:tc>
          <w:tcPr>
            <w:tcW w:w="2070" w:type="dxa"/>
            <w:tcBorders>
              <w:top w:val="nil"/>
            </w:tcBorders>
          </w:tcPr>
          <w:p w14:paraId="5ED5BC5E" w14:textId="5602E4F7" w:rsidR="00005BF7" w:rsidRPr="0083018A" w:rsidRDefault="00005BF7" w:rsidP="00757AD5"/>
        </w:tc>
      </w:tr>
      <w:tr w:rsidR="00005BF7" w:rsidRPr="0083018A" w14:paraId="33B73B8F" w14:textId="77777777" w:rsidTr="003C52C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cantSplit/>
        </w:trPr>
        <w:tc>
          <w:tcPr>
            <w:tcW w:w="3292" w:type="dxa"/>
            <w:gridSpan w:val="2"/>
            <w:tcBorders>
              <w:top w:val="nil"/>
            </w:tcBorders>
          </w:tcPr>
          <w:p w14:paraId="5A4696AF" w14:textId="04E49D79" w:rsidR="00005BF7" w:rsidRDefault="00005BF7" w:rsidP="0083018A"/>
        </w:tc>
        <w:tc>
          <w:tcPr>
            <w:tcW w:w="720" w:type="dxa"/>
            <w:tcBorders>
              <w:top w:val="nil"/>
            </w:tcBorders>
          </w:tcPr>
          <w:p w14:paraId="610FA664" w14:textId="65804504" w:rsidR="00005BF7" w:rsidRPr="0083018A" w:rsidRDefault="00005BF7" w:rsidP="0083018A"/>
        </w:tc>
        <w:tc>
          <w:tcPr>
            <w:tcW w:w="1710" w:type="dxa"/>
            <w:tcBorders>
              <w:top w:val="nil"/>
            </w:tcBorders>
          </w:tcPr>
          <w:p w14:paraId="306F3CF8" w14:textId="4D703A7A" w:rsidR="00005BF7" w:rsidRPr="0083018A" w:rsidRDefault="00005BF7" w:rsidP="0083018A"/>
        </w:tc>
        <w:tc>
          <w:tcPr>
            <w:tcW w:w="1800" w:type="dxa"/>
            <w:tcBorders>
              <w:top w:val="nil"/>
            </w:tcBorders>
          </w:tcPr>
          <w:p w14:paraId="3682CC7D" w14:textId="77777777" w:rsidR="00005BF7" w:rsidRPr="0083018A" w:rsidRDefault="00005BF7" w:rsidP="0083018A"/>
        </w:tc>
        <w:tc>
          <w:tcPr>
            <w:tcW w:w="2070" w:type="dxa"/>
            <w:tcBorders>
              <w:top w:val="nil"/>
            </w:tcBorders>
          </w:tcPr>
          <w:p w14:paraId="52EB9B72" w14:textId="2C838ACA" w:rsidR="00005BF7" w:rsidRPr="0083018A" w:rsidRDefault="00005BF7" w:rsidP="0083018A"/>
        </w:tc>
      </w:tr>
      <w:tr w:rsidR="00005BF7" w:rsidRPr="0083018A" w14:paraId="358AF224" w14:textId="77777777" w:rsidTr="003C52C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cantSplit/>
        </w:trPr>
        <w:tc>
          <w:tcPr>
            <w:tcW w:w="3292" w:type="dxa"/>
            <w:gridSpan w:val="2"/>
            <w:tcBorders>
              <w:top w:val="nil"/>
            </w:tcBorders>
          </w:tcPr>
          <w:p w14:paraId="1D277354" w14:textId="7A1928E8" w:rsidR="00005BF7" w:rsidRDefault="00005BF7" w:rsidP="0083018A"/>
        </w:tc>
        <w:tc>
          <w:tcPr>
            <w:tcW w:w="720" w:type="dxa"/>
            <w:tcBorders>
              <w:top w:val="nil"/>
            </w:tcBorders>
          </w:tcPr>
          <w:p w14:paraId="0D800CF3" w14:textId="57F8AD32" w:rsidR="00005BF7" w:rsidRPr="0083018A" w:rsidRDefault="00005BF7" w:rsidP="0083018A"/>
        </w:tc>
        <w:tc>
          <w:tcPr>
            <w:tcW w:w="1710" w:type="dxa"/>
            <w:tcBorders>
              <w:top w:val="nil"/>
            </w:tcBorders>
          </w:tcPr>
          <w:p w14:paraId="047D78EF" w14:textId="4A4BC606" w:rsidR="00005BF7" w:rsidRPr="0083018A" w:rsidRDefault="00005BF7" w:rsidP="0083018A"/>
        </w:tc>
        <w:tc>
          <w:tcPr>
            <w:tcW w:w="1800" w:type="dxa"/>
            <w:tcBorders>
              <w:top w:val="nil"/>
            </w:tcBorders>
          </w:tcPr>
          <w:p w14:paraId="5C951435" w14:textId="77777777" w:rsidR="00005BF7" w:rsidRPr="0083018A" w:rsidRDefault="00005BF7" w:rsidP="0083018A"/>
        </w:tc>
        <w:tc>
          <w:tcPr>
            <w:tcW w:w="2070" w:type="dxa"/>
            <w:tcBorders>
              <w:top w:val="nil"/>
            </w:tcBorders>
          </w:tcPr>
          <w:p w14:paraId="5E35159C" w14:textId="5179D777" w:rsidR="00005BF7" w:rsidRPr="0083018A" w:rsidRDefault="00005BF7" w:rsidP="0083018A"/>
        </w:tc>
      </w:tr>
      <w:tr w:rsidR="0083018A" w:rsidRPr="0083018A" w14:paraId="3A877642" w14:textId="77777777" w:rsidTr="00446FA6">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cantSplit/>
        </w:trPr>
        <w:tc>
          <w:tcPr>
            <w:tcW w:w="9592" w:type="dxa"/>
            <w:gridSpan w:val="6"/>
            <w:shd w:val="clear" w:color="auto" w:fill="B4C6E7" w:themeFill="accent1" w:themeFillTint="66"/>
          </w:tcPr>
          <w:p w14:paraId="05697A5A" w14:textId="77777777" w:rsidR="0083018A" w:rsidRPr="0083018A" w:rsidRDefault="0083018A" w:rsidP="0083018A">
            <w:r w:rsidRPr="0083018A">
              <w:t>Comments</w:t>
            </w:r>
          </w:p>
        </w:tc>
      </w:tr>
      <w:tr w:rsidR="0083018A" w:rsidRPr="0083018A" w14:paraId="4BF544B1" w14:textId="77777777" w:rsidTr="003C52CC">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cantSplit/>
        </w:trPr>
        <w:tc>
          <w:tcPr>
            <w:tcW w:w="9592" w:type="dxa"/>
            <w:gridSpan w:val="6"/>
          </w:tcPr>
          <w:p w14:paraId="79D09837" w14:textId="77777777" w:rsidR="0083018A" w:rsidRPr="0083018A" w:rsidRDefault="0083018A" w:rsidP="0083018A"/>
          <w:p w14:paraId="2663565F" w14:textId="77777777" w:rsidR="0083018A" w:rsidRPr="0083018A" w:rsidRDefault="0083018A" w:rsidP="0083018A"/>
        </w:tc>
      </w:tr>
    </w:tbl>
    <w:p w14:paraId="1B590D66" w14:textId="77777777" w:rsidR="0083018A" w:rsidRPr="0083018A" w:rsidRDefault="0083018A" w:rsidP="0083018A"/>
    <w:p w14:paraId="638A42B5" w14:textId="6289AB08" w:rsidR="00C2364D" w:rsidRPr="00E527A3" w:rsidRDefault="00446FA6" w:rsidP="00E527A3">
      <w:pPr>
        <w:pStyle w:val="Heading2"/>
        <w:numPr>
          <w:ilvl w:val="0"/>
          <w:numId w:val="23"/>
        </w:numPr>
        <w:tabs>
          <w:tab w:val="left" w:pos="360"/>
        </w:tabs>
      </w:pPr>
      <w:bookmarkStart w:id="93" w:name="_Toc497081651"/>
      <w:bookmarkStart w:id="94" w:name="_Toc498541715"/>
      <w:bookmarkStart w:id="95" w:name="_Toc24722251"/>
      <w:bookmarkStart w:id="96" w:name="_Toc89705682"/>
      <w:r>
        <w:t xml:space="preserve">Enhancement </w:t>
      </w:r>
      <w:r w:rsidR="0083018A" w:rsidRPr="00446FA6">
        <w:t>Additional Information and attachments</w:t>
      </w:r>
      <w:bookmarkStart w:id="97" w:name="_Toc145393089"/>
      <w:bookmarkStart w:id="98" w:name="_Toc145393681"/>
      <w:bookmarkEnd w:id="93"/>
      <w:bookmarkEnd w:id="94"/>
      <w:bookmarkEnd w:id="95"/>
      <w:bookmarkEnd w:id="96"/>
    </w:p>
    <w:p w14:paraId="0043E246" w14:textId="77777777" w:rsidR="006C0744" w:rsidRDefault="006C0744" w:rsidP="009E4863">
      <w:pPr>
        <w:spacing w:after="0" w:line="240" w:lineRule="auto"/>
        <w:ind w:left="720"/>
      </w:pPr>
    </w:p>
    <w:p w14:paraId="6587467A" w14:textId="63C0FC32" w:rsidR="00585F41" w:rsidRDefault="00585F41" w:rsidP="00C2364D">
      <w:pPr>
        <w:pStyle w:val="ListParagraph"/>
        <w:numPr>
          <w:ilvl w:val="0"/>
          <w:numId w:val="37"/>
        </w:numPr>
        <w:spacing w:after="0" w:line="240" w:lineRule="auto"/>
        <w:jc w:val="both"/>
      </w:pPr>
      <w:r>
        <w:t xml:space="preserve">The field values </w:t>
      </w:r>
      <w:proofErr w:type="gramStart"/>
      <w:r>
        <w:t>represents</w:t>
      </w:r>
      <w:proofErr w:type="gramEnd"/>
      <w:r>
        <w:t xml:space="preserve"> the Transaction Codes for the report being executed. At the beginning of every enhancement component, it is checked if that enhancement is activated for the respective Transaction Code, by calling the Class-Method </w:t>
      </w:r>
      <w:r w:rsidRPr="00C2364D">
        <w:rPr>
          <w:rFonts w:ascii="Courier New" w:hAnsi="Courier New" w:cs="Courier New"/>
          <w:color w:val="000000"/>
          <w:sz w:val="18"/>
          <w:szCs w:val="18"/>
          <w:lang w:val="en-IN"/>
        </w:rPr>
        <w:t xml:space="preserve">ZCL_DEV_USEREXITCONTROL=&gt;GET_EXIT_METHOD_NAME </w:t>
      </w:r>
      <w:r>
        <w:t>with the following interface:</w:t>
      </w:r>
    </w:p>
    <w:p w14:paraId="0350D318" w14:textId="77777777" w:rsidR="00B514A6" w:rsidRDefault="00B514A6" w:rsidP="00B514A6">
      <w:pPr>
        <w:autoSpaceDE w:val="0"/>
        <w:autoSpaceDN w:val="0"/>
        <w:adjustRightInd w:val="0"/>
        <w:spacing w:after="0" w:line="240" w:lineRule="auto"/>
        <w:ind w:left="720"/>
        <w:rPr>
          <w:rFonts w:ascii="Courier New" w:hAnsi="Courier New" w:cs="Courier New"/>
          <w:color w:val="000000"/>
          <w:sz w:val="18"/>
          <w:szCs w:val="18"/>
          <w:lang w:val="en-IN"/>
        </w:rPr>
      </w:pPr>
      <w:r>
        <w:rPr>
          <w:rFonts w:ascii="Courier New" w:hAnsi="Courier New" w:cs="Courier New"/>
          <w:color w:val="000000"/>
          <w:sz w:val="18"/>
          <w:szCs w:val="18"/>
          <w:lang w:val="en-IN"/>
        </w:rPr>
        <w:t>EXPORTING</w:t>
      </w:r>
    </w:p>
    <w:p w14:paraId="4EBEFBBC" w14:textId="77E566EB" w:rsidR="00B514A6" w:rsidRDefault="00B514A6" w:rsidP="00B514A6">
      <w:pPr>
        <w:autoSpaceDE w:val="0"/>
        <w:autoSpaceDN w:val="0"/>
        <w:adjustRightInd w:val="0"/>
        <w:spacing w:after="0" w:line="240" w:lineRule="auto"/>
        <w:ind w:left="720"/>
        <w:rPr>
          <w:rFonts w:ascii="Courier New" w:hAnsi="Courier New" w:cs="Courier New"/>
          <w:color w:val="000000"/>
          <w:sz w:val="18"/>
          <w:szCs w:val="18"/>
          <w:lang w:val="en-IN"/>
        </w:rPr>
      </w:pPr>
      <w:r>
        <w:rPr>
          <w:rFonts w:ascii="Courier New" w:hAnsi="Courier New" w:cs="Courier New"/>
          <w:color w:val="000000"/>
          <w:sz w:val="18"/>
          <w:szCs w:val="18"/>
          <w:lang w:val="en-IN"/>
        </w:rPr>
        <w:t xml:space="preserve">      IM_EXITID        = </w:t>
      </w:r>
      <w:r w:rsidRPr="00B514A6">
        <w:rPr>
          <w:rFonts w:ascii="Courier New" w:hAnsi="Courier New" w:cs="Courier New"/>
          <w:color w:val="000000"/>
          <w:sz w:val="18"/>
          <w:szCs w:val="18"/>
          <w:lang w:val="en-IN"/>
        </w:rPr>
        <w:t>lc_extid_</w:t>
      </w:r>
      <w:r w:rsidR="00E527A3">
        <w:rPr>
          <w:rFonts w:ascii="Courier New" w:hAnsi="Courier New" w:cs="Courier New"/>
          <w:color w:val="000000"/>
          <w:sz w:val="18"/>
          <w:szCs w:val="18"/>
          <w:lang w:val="en-IN"/>
        </w:rPr>
        <w:t>826</w:t>
      </w:r>
    </w:p>
    <w:p w14:paraId="0FCC4819" w14:textId="1D997DD3" w:rsidR="00B514A6" w:rsidRDefault="00B514A6" w:rsidP="00B514A6">
      <w:pPr>
        <w:autoSpaceDE w:val="0"/>
        <w:autoSpaceDN w:val="0"/>
        <w:adjustRightInd w:val="0"/>
        <w:spacing w:after="0" w:line="240" w:lineRule="auto"/>
        <w:ind w:left="720"/>
        <w:rPr>
          <w:rFonts w:ascii="Courier New" w:hAnsi="Courier New" w:cs="Courier New"/>
          <w:color w:val="000000"/>
          <w:sz w:val="18"/>
          <w:szCs w:val="18"/>
          <w:lang w:val="en-IN"/>
        </w:rPr>
      </w:pPr>
      <w:r>
        <w:rPr>
          <w:rFonts w:ascii="Courier New" w:hAnsi="Courier New" w:cs="Courier New"/>
          <w:color w:val="000000"/>
          <w:sz w:val="18"/>
          <w:szCs w:val="18"/>
          <w:lang w:val="en-IN"/>
        </w:rPr>
        <w:t xml:space="preserve">      IM_FLDVAL1       = </w:t>
      </w:r>
      <w:proofErr w:type="spellStart"/>
      <w:r w:rsidRPr="00B514A6">
        <w:rPr>
          <w:rFonts w:ascii="Courier New" w:hAnsi="Courier New" w:cs="Courier New"/>
          <w:color w:val="000000"/>
          <w:sz w:val="18"/>
          <w:szCs w:val="18"/>
          <w:lang w:val="en-IN"/>
        </w:rPr>
        <w:t>lv_fldval</w:t>
      </w:r>
      <w:proofErr w:type="spellEnd"/>
    </w:p>
    <w:p w14:paraId="2AF6A7AC" w14:textId="77777777" w:rsidR="00B514A6" w:rsidRDefault="00B514A6" w:rsidP="00B514A6">
      <w:pPr>
        <w:autoSpaceDE w:val="0"/>
        <w:autoSpaceDN w:val="0"/>
        <w:adjustRightInd w:val="0"/>
        <w:spacing w:after="0" w:line="240" w:lineRule="auto"/>
        <w:ind w:left="720"/>
        <w:rPr>
          <w:rFonts w:ascii="Courier New" w:hAnsi="Courier New" w:cs="Courier New"/>
          <w:color w:val="000000"/>
          <w:sz w:val="18"/>
          <w:szCs w:val="18"/>
          <w:lang w:val="en-IN"/>
        </w:rPr>
      </w:pPr>
      <w:r>
        <w:rPr>
          <w:rFonts w:ascii="Courier New" w:hAnsi="Courier New" w:cs="Courier New"/>
          <w:color w:val="000000"/>
          <w:sz w:val="18"/>
          <w:szCs w:val="18"/>
          <w:lang w:val="en-IN"/>
        </w:rPr>
        <w:t xml:space="preserve">    IMPORTING</w:t>
      </w:r>
    </w:p>
    <w:p w14:paraId="538B3AFD" w14:textId="45278C7F" w:rsidR="00B514A6" w:rsidRDefault="00B514A6" w:rsidP="00B514A6">
      <w:pPr>
        <w:autoSpaceDE w:val="0"/>
        <w:autoSpaceDN w:val="0"/>
        <w:adjustRightInd w:val="0"/>
        <w:spacing w:after="0" w:line="240" w:lineRule="auto"/>
        <w:ind w:left="720"/>
        <w:rPr>
          <w:rFonts w:ascii="Courier New" w:hAnsi="Courier New" w:cs="Courier New"/>
          <w:color w:val="000000"/>
          <w:sz w:val="18"/>
          <w:szCs w:val="18"/>
          <w:lang w:val="en-IN"/>
        </w:rPr>
      </w:pPr>
      <w:r>
        <w:rPr>
          <w:rFonts w:ascii="Courier New" w:hAnsi="Courier New" w:cs="Courier New"/>
          <w:color w:val="000000"/>
          <w:sz w:val="18"/>
          <w:szCs w:val="18"/>
          <w:lang w:val="en-IN"/>
        </w:rPr>
        <w:t xml:space="preserve">      EX_ZCENH_FVAL_TT = </w:t>
      </w:r>
      <w:proofErr w:type="gramStart"/>
      <w:r w:rsidRPr="00B514A6">
        <w:rPr>
          <w:rFonts w:ascii="Courier New" w:hAnsi="Courier New" w:cs="Courier New"/>
          <w:color w:val="000000"/>
          <w:sz w:val="18"/>
          <w:szCs w:val="18"/>
          <w:lang w:val="en-IN"/>
        </w:rPr>
        <w:t>DATA(</w:t>
      </w:r>
      <w:proofErr w:type="spellStart"/>
      <w:proofErr w:type="gramEnd"/>
      <w:r w:rsidRPr="00B514A6">
        <w:rPr>
          <w:rFonts w:ascii="Courier New" w:hAnsi="Courier New" w:cs="Courier New"/>
          <w:color w:val="000000"/>
          <w:sz w:val="18"/>
          <w:szCs w:val="18"/>
          <w:lang w:val="en-IN"/>
        </w:rPr>
        <w:t>li_zcenh_fval</w:t>
      </w:r>
      <w:proofErr w:type="spellEnd"/>
      <w:r w:rsidRPr="00B514A6">
        <w:rPr>
          <w:rFonts w:ascii="Courier New" w:hAnsi="Courier New" w:cs="Courier New"/>
          <w:color w:val="000000"/>
          <w:sz w:val="18"/>
          <w:szCs w:val="18"/>
          <w:lang w:val="en-IN"/>
        </w:rPr>
        <w:t>).</w:t>
      </w:r>
    </w:p>
    <w:p w14:paraId="1F62DD05" w14:textId="77777777" w:rsidR="00B514A6" w:rsidRDefault="00B514A6" w:rsidP="00B514A6">
      <w:pPr>
        <w:autoSpaceDE w:val="0"/>
        <w:autoSpaceDN w:val="0"/>
        <w:adjustRightInd w:val="0"/>
        <w:spacing w:after="0" w:line="240" w:lineRule="auto"/>
        <w:rPr>
          <w:rFonts w:ascii="Courier New" w:hAnsi="Courier New" w:cs="Courier New"/>
          <w:color w:val="000000"/>
          <w:sz w:val="18"/>
          <w:szCs w:val="18"/>
          <w:lang w:val="en-IN"/>
        </w:rPr>
      </w:pPr>
    </w:p>
    <w:p w14:paraId="653FF4F2" w14:textId="1C18C644" w:rsidR="009E4863" w:rsidRDefault="009E4863" w:rsidP="00585F41">
      <w:pPr>
        <w:spacing w:after="0" w:line="240" w:lineRule="auto"/>
        <w:jc w:val="both"/>
      </w:pPr>
    </w:p>
    <w:p w14:paraId="7D7AE7FB" w14:textId="77777777" w:rsidR="009E4863" w:rsidRDefault="009E4863" w:rsidP="009E4863">
      <w:pPr>
        <w:spacing w:after="0" w:line="240" w:lineRule="auto"/>
      </w:pPr>
    </w:p>
    <w:p w14:paraId="43635072" w14:textId="2A72FEE4" w:rsidR="00446FA6" w:rsidRDefault="00446FA6" w:rsidP="00446FA6">
      <w:pPr>
        <w:rPr>
          <w:b/>
          <w:bCs/>
        </w:rPr>
      </w:pPr>
      <w:bookmarkStart w:id="99" w:name="_Toc497171518"/>
      <w:bookmarkStart w:id="100" w:name="_Toc497171563"/>
      <w:bookmarkStart w:id="101" w:name="_Toc497171608"/>
      <w:bookmarkStart w:id="102" w:name="_Toc498537867"/>
      <w:bookmarkStart w:id="103" w:name="_Toc498539554"/>
      <w:bookmarkStart w:id="104" w:name="_Toc498540575"/>
      <w:bookmarkStart w:id="105" w:name="_Toc498541716"/>
      <w:bookmarkStart w:id="106" w:name="_Toc497171519"/>
      <w:bookmarkStart w:id="107" w:name="_Toc497171564"/>
      <w:bookmarkStart w:id="108" w:name="_Toc497171609"/>
      <w:bookmarkStart w:id="109" w:name="_Toc498537868"/>
      <w:bookmarkStart w:id="110" w:name="_Toc498539555"/>
      <w:bookmarkStart w:id="111" w:name="_Toc498540576"/>
      <w:bookmarkStart w:id="112" w:name="_Toc498541717"/>
      <w:bookmarkStart w:id="113" w:name="_Toc498541718"/>
      <w:bookmarkStart w:id="114" w:name="_Toc304987774"/>
      <w:bookmarkStart w:id="115" w:name="_Toc498541719"/>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r w:rsidRPr="00446FA6">
        <w:rPr>
          <w:b/>
          <w:bCs/>
        </w:rPr>
        <w:t>Relevant Reconciliation Reporti</w:t>
      </w:r>
      <w:bookmarkEnd w:id="113"/>
      <w:r w:rsidRPr="00446FA6">
        <w:rPr>
          <w:b/>
          <w:bCs/>
        </w:rPr>
        <w:t>ng</w:t>
      </w:r>
    </w:p>
    <w:p w14:paraId="5B9744A7" w14:textId="0A8E977D" w:rsidR="000B2B44" w:rsidRDefault="006775AB" w:rsidP="00446FA6">
      <w:r w:rsidRPr="006775AB">
        <w:t>N/A</w:t>
      </w:r>
    </w:p>
    <w:p w14:paraId="1B564D1C" w14:textId="77777777" w:rsidR="006775AB" w:rsidRPr="006775AB" w:rsidRDefault="006775AB" w:rsidP="00446FA6"/>
    <w:p w14:paraId="385AE95F" w14:textId="58C0A36E" w:rsidR="0083018A" w:rsidRDefault="0083018A" w:rsidP="0083018A">
      <w:pPr>
        <w:rPr>
          <w:b/>
          <w:bCs/>
        </w:rPr>
      </w:pPr>
      <w:bookmarkStart w:id="116" w:name="_Hlk24730738"/>
      <w:r w:rsidRPr="00446FA6">
        <w:rPr>
          <w:b/>
          <w:bCs/>
        </w:rPr>
        <w:t>Attachments</w:t>
      </w:r>
      <w:bookmarkEnd w:id="114"/>
      <w:bookmarkEnd w:id="115"/>
    </w:p>
    <w:p w14:paraId="714A99E9" w14:textId="20F355B9" w:rsidR="00305CBD" w:rsidRPr="006775AB" w:rsidRDefault="006775AB" w:rsidP="0083018A">
      <w:r w:rsidRPr="006775AB">
        <w:t>N/A</w:t>
      </w:r>
    </w:p>
    <w:p w14:paraId="5FAD1242" w14:textId="500DC463" w:rsidR="00305CBD" w:rsidRDefault="00305CBD" w:rsidP="0083018A">
      <w:pPr>
        <w:rPr>
          <w:b/>
          <w:bCs/>
        </w:rPr>
      </w:pPr>
    </w:p>
    <w:p w14:paraId="3B33F9D5" w14:textId="77777777" w:rsidR="00305CBD" w:rsidRPr="00446FA6" w:rsidRDefault="00305CBD" w:rsidP="0083018A">
      <w:pPr>
        <w:rPr>
          <w:b/>
          <w:bCs/>
        </w:rPr>
      </w:pPr>
    </w:p>
    <w:p w14:paraId="5FF71489" w14:textId="59F17917" w:rsidR="006775AB" w:rsidRDefault="009A0945" w:rsidP="00BC023B">
      <w:r w:rsidRPr="00295C06">
        <w:rPr>
          <w:b/>
          <w:bCs/>
          <w:u w:val="single"/>
        </w:rPr>
        <w:t>Configurable Constants</w:t>
      </w:r>
      <w:r w:rsidR="00305CBD">
        <w:rPr>
          <w:b/>
          <w:bCs/>
          <w:u w:val="single"/>
        </w:rPr>
        <w:t xml:space="preserve"> </w:t>
      </w:r>
      <w:r w:rsidR="00DA5985">
        <w:rPr>
          <w:b/>
          <w:bCs/>
          <w:u w:val="single"/>
        </w:rPr>
        <w:t>(CCD</w:t>
      </w:r>
      <w:proofErr w:type="gramStart"/>
      <w:r w:rsidR="00DA5985">
        <w:rPr>
          <w:b/>
          <w:bCs/>
          <w:u w:val="single"/>
        </w:rPr>
        <w:t>)</w:t>
      </w:r>
      <w:r>
        <w:rPr>
          <w:b/>
          <w:bCs/>
        </w:rPr>
        <w:t xml:space="preserve"> :</w:t>
      </w:r>
      <w:proofErr w:type="gramEnd"/>
    </w:p>
    <w:p w14:paraId="1FBF5BCC" w14:textId="3C18854B" w:rsidR="00A909EA" w:rsidRDefault="006B41E6" w:rsidP="00BC023B">
      <w:r>
        <w:rPr>
          <w:noProof/>
        </w:rPr>
        <w:drawing>
          <wp:inline distT="0" distB="0" distL="0" distR="0" wp14:anchorId="13BE6624" wp14:editId="69526E3F">
            <wp:extent cx="6346190" cy="8566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46190" cy="856615"/>
                    </a:xfrm>
                    <a:prstGeom prst="rect">
                      <a:avLst/>
                    </a:prstGeom>
                  </pic:spPr>
                </pic:pic>
              </a:graphicData>
            </a:graphic>
          </wp:inline>
        </w:drawing>
      </w:r>
    </w:p>
    <w:p w14:paraId="4C12016A" w14:textId="77777777" w:rsidR="006B41E6" w:rsidRPr="006775AB" w:rsidRDefault="006B41E6" w:rsidP="00BC023B"/>
    <w:tbl>
      <w:tblPr>
        <w:tblW w:w="10785" w:type="dxa"/>
        <w:tblInd w:w="-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3"/>
        <w:gridCol w:w="959"/>
        <w:gridCol w:w="1252"/>
        <w:gridCol w:w="744"/>
        <w:gridCol w:w="713"/>
        <w:gridCol w:w="875"/>
        <w:gridCol w:w="2031"/>
        <w:gridCol w:w="959"/>
        <w:gridCol w:w="959"/>
        <w:gridCol w:w="959"/>
        <w:gridCol w:w="1060"/>
      </w:tblGrid>
      <w:tr w:rsidR="009A0945" w:rsidRPr="00627C4E" w14:paraId="29B95995" w14:textId="77777777" w:rsidTr="00295C06">
        <w:trPr>
          <w:trHeight w:val="282"/>
          <w:tblHeader/>
        </w:trPr>
        <w:tc>
          <w:tcPr>
            <w:tcW w:w="0" w:type="auto"/>
            <w:shd w:val="clear" w:color="auto" w:fill="B4C6E7" w:themeFill="accent1" w:themeFillTint="66"/>
          </w:tcPr>
          <w:p w14:paraId="52494387" w14:textId="77777777" w:rsidR="009A0945" w:rsidRPr="00305CBD" w:rsidRDefault="009A0945" w:rsidP="00305CBD">
            <w:pPr>
              <w:pStyle w:val="TableHead0"/>
              <w:rPr>
                <w:sz w:val="16"/>
                <w:szCs w:val="16"/>
              </w:rPr>
            </w:pPr>
            <w:r w:rsidRPr="00305CBD">
              <w:rPr>
                <w:sz w:val="16"/>
                <w:szCs w:val="16"/>
              </w:rPr>
              <w:lastRenderedPageBreak/>
              <w:t>Number</w:t>
            </w:r>
          </w:p>
        </w:tc>
        <w:tc>
          <w:tcPr>
            <w:tcW w:w="0" w:type="auto"/>
            <w:shd w:val="clear" w:color="auto" w:fill="B4C6E7" w:themeFill="accent1" w:themeFillTint="66"/>
            <w:hideMark/>
          </w:tcPr>
          <w:p w14:paraId="5FB061D7" w14:textId="77777777" w:rsidR="009A0945" w:rsidRPr="00305CBD" w:rsidRDefault="009A0945" w:rsidP="00305CBD">
            <w:pPr>
              <w:pStyle w:val="TableHead0"/>
              <w:rPr>
                <w:sz w:val="16"/>
                <w:szCs w:val="16"/>
                <w:highlight w:val="yellow"/>
              </w:rPr>
            </w:pPr>
            <w:r w:rsidRPr="00305CBD">
              <w:rPr>
                <w:sz w:val="16"/>
                <w:szCs w:val="16"/>
              </w:rPr>
              <w:t>Variable Name</w:t>
            </w:r>
          </w:p>
        </w:tc>
        <w:tc>
          <w:tcPr>
            <w:tcW w:w="0" w:type="auto"/>
            <w:shd w:val="clear" w:color="auto" w:fill="B4C6E7" w:themeFill="accent1" w:themeFillTint="66"/>
          </w:tcPr>
          <w:p w14:paraId="0CA6601B" w14:textId="77777777" w:rsidR="009A0945" w:rsidRPr="00305CBD" w:rsidRDefault="009A0945" w:rsidP="00305CBD">
            <w:pPr>
              <w:pStyle w:val="TableHead0"/>
              <w:rPr>
                <w:sz w:val="16"/>
                <w:szCs w:val="16"/>
              </w:rPr>
            </w:pPr>
            <w:r w:rsidRPr="00305CBD">
              <w:rPr>
                <w:sz w:val="16"/>
                <w:szCs w:val="16"/>
              </w:rPr>
              <w:t>Constant Name</w:t>
            </w:r>
          </w:p>
        </w:tc>
        <w:tc>
          <w:tcPr>
            <w:tcW w:w="0" w:type="auto"/>
            <w:shd w:val="clear" w:color="auto" w:fill="B4C6E7" w:themeFill="accent1" w:themeFillTint="66"/>
          </w:tcPr>
          <w:p w14:paraId="65C1ADF8" w14:textId="77777777" w:rsidR="009A0945" w:rsidRPr="00305CBD" w:rsidRDefault="009A0945" w:rsidP="00305CBD">
            <w:pPr>
              <w:pStyle w:val="TableHead0"/>
              <w:rPr>
                <w:sz w:val="16"/>
                <w:szCs w:val="16"/>
              </w:rPr>
            </w:pPr>
            <w:r w:rsidRPr="00305CBD">
              <w:rPr>
                <w:sz w:val="16"/>
                <w:szCs w:val="16"/>
              </w:rPr>
              <w:t>Entity</w:t>
            </w:r>
          </w:p>
        </w:tc>
        <w:tc>
          <w:tcPr>
            <w:tcW w:w="0" w:type="auto"/>
            <w:shd w:val="clear" w:color="auto" w:fill="B4C6E7" w:themeFill="accent1" w:themeFillTint="66"/>
          </w:tcPr>
          <w:p w14:paraId="523BEBD8" w14:textId="77777777" w:rsidR="009A0945" w:rsidRPr="00305CBD" w:rsidRDefault="009A0945" w:rsidP="00305CBD">
            <w:pPr>
              <w:pStyle w:val="TableHead0"/>
              <w:rPr>
                <w:sz w:val="16"/>
                <w:szCs w:val="16"/>
              </w:rPr>
            </w:pPr>
            <w:r w:rsidRPr="00305CBD">
              <w:rPr>
                <w:sz w:val="16"/>
                <w:szCs w:val="16"/>
              </w:rPr>
              <w:t>Track</w:t>
            </w:r>
          </w:p>
        </w:tc>
        <w:tc>
          <w:tcPr>
            <w:tcW w:w="0" w:type="auto"/>
            <w:shd w:val="clear" w:color="auto" w:fill="B4C6E7" w:themeFill="accent1" w:themeFillTint="66"/>
          </w:tcPr>
          <w:p w14:paraId="5FD394C2" w14:textId="77777777" w:rsidR="009A0945" w:rsidRPr="00305CBD" w:rsidRDefault="009A0945" w:rsidP="00305CBD">
            <w:pPr>
              <w:pStyle w:val="TableHead0"/>
              <w:rPr>
                <w:sz w:val="16"/>
                <w:szCs w:val="16"/>
              </w:rPr>
            </w:pPr>
            <w:r w:rsidRPr="00305CBD">
              <w:rPr>
                <w:sz w:val="16"/>
                <w:szCs w:val="16"/>
              </w:rPr>
              <w:t>FDS ID</w:t>
            </w:r>
          </w:p>
        </w:tc>
        <w:tc>
          <w:tcPr>
            <w:tcW w:w="0" w:type="auto"/>
            <w:shd w:val="clear" w:color="auto" w:fill="B4C6E7" w:themeFill="accent1" w:themeFillTint="66"/>
          </w:tcPr>
          <w:p w14:paraId="52FEC7C4" w14:textId="77777777" w:rsidR="009A0945" w:rsidRPr="00305CBD" w:rsidRDefault="009A0945" w:rsidP="00305CBD">
            <w:pPr>
              <w:pStyle w:val="TableHead0"/>
              <w:rPr>
                <w:sz w:val="16"/>
                <w:szCs w:val="16"/>
              </w:rPr>
            </w:pPr>
            <w:r w:rsidRPr="00305CBD">
              <w:rPr>
                <w:sz w:val="16"/>
                <w:szCs w:val="16"/>
              </w:rPr>
              <w:t>Variable 1</w:t>
            </w:r>
          </w:p>
        </w:tc>
        <w:tc>
          <w:tcPr>
            <w:tcW w:w="0" w:type="auto"/>
            <w:shd w:val="clear" w:color="auto" w:fill="B4C6E7" w:themeFill="accent1" w:themeFillTint="66"/>
          </w:tcPr>
          <w:p w14:paraId="13429C9F" w14:textId="77777777" w:rsidR="009A0945" w:rsidRPr="00305CBD" w:rsidRDefault="009A0945" w:rsidP="00305CBD">
            <w:pPr>
              <w:pStyle w:val="TableHead0"/>
              <w:rPr>
                <w:sz w:val="16"/>
                <w:szCs w:val="16"/>
              </w:rPr>
            </w:pPr>
            <w:r w:rsidRPr="00305CBD">
              <w:rPr>
                <w:sz w:val="16"/>
                <w:szCs w:val="16"/>
              </w:rPr>
              <w:t>Variable 2</w:t>
            </w:r>
          </w:p>
        </w:tc>
        <w:tc>
          <w:tcPr>
            <w:tcW w:w="0" w:type="auto"/>
            <w:shd w:val="clear" w:color="auto" w:fill="B4C6E7" w:themeFill="accent1" w:themeFillTint="66"/>
          </w:tcPr>
          <w:p w14:paraId="7D7F413F" w14:textId="77777777" w:rsidR="009A0945" w:rsidRPr="00305CBD" w:rsidRDefault="009A0945" w:rsidP="00305CBD">
            <w:pPr>
              <w:pStyle w:val="TableHead0"/>
              <w:rPr>
                <w:sz w:val="16"/>
                <w:szCs w:val="16"/>
              </w:rPr>
            </w:pPr>
            <w:r w:rsidRPr="00305CBD">
              <w:rPr>
                <w:sz w:val="16"/>
                <w:szCs w:val="16"/>
              </w:rPr>
              <w:t>Variable 3</w:t>
            </w:r>
          </w:p>
        </w:tc>
        <w:tc>
          <w:tcPr>
            <w:tcW w:w="0" w:type="auto"/>
            <w:shd w:val="clear" w:color="auto" w:fill="B4C6E7" w:themeFill="accent1" w:themeFillTint="66"/>
          </w:tcPr>
          <w:p w14:paraId="15F704A7" w14:textId="77777777" w:rsidR="009A0945" w:rsidRPr="00305CBD" w:rsidRDefault="009A0945" w:rsidP="00305CBD">
            <w:pPr>
              <w:pStyle w:val="TableHead0"/>
              <w:rPr>
                <w:sz w:val="16"/>
                <w:szCs w:val="16"/>
              </w:rPr>
            </w:pPr>
            <w:r w:rsidRPr="00305CBD">
              <w:rPr>
                <w:sz w:val="16"/>
                <w:szCs w:val="16"/>
              </w:rPr>
              <w:t>Variable 4</w:t>
            </w:r>
          </w:p>
        </w:tc>
        <w:tc>
          <w:tcPr>
            <w:tcW w:w="0" w:type="auto"/>
            <w:shd w:val="clear" w:color="auto" w:fill="B4C6E7" w:themeFill="accent1" w:themeFillTint="66"/>
            <w:hideMark/>
          </w:tcPr>
          <w:p w14:paraId="407A2A66" w14:textId="77777777" w:rsidR="009A0945" w:rsidRPr="00305CBD" w:rsidRDefault="009A0945" w:rsidP="00305CBD">
            <w:pPr>
              <w:pStyle w:val="TableHead0"/>
              <w:rPr>
                <w:sz w:val="16"/>
                <w:szCs w:val="16"/>
              </w:rPr>
            </w:pPr>
            <w:r w:rsidRPr="00305CBD">
              <w:rPr>
                <w:sz w:val="16"/>
                <w:szCs w:val="16"/>
              </w:rPr>
              <w:t>Value Low</w:t>
            </w:r>
          </w:p>
        </w:tc>
      </w:tr>
      <w:tr w:rsidR="00305CBD" w:rsidRPr="00627C4E" w14:paraId="00152937" w14:textId="77777777" w:rsidTr="00305CBD">
        <w:trPr>
          <w:trHeight w:val="282"/>
          <w:tblHeader/>
        </w:trPr>
        <w:tc>
          <w:tcPr>
            <w:tcW w:w="0" w:type="auto"/>
            <w:shd w:val="clear" w:color="auto" w:fill="auto"/>
          </w:tcPr>
          <w:p w14:paraId="67483A49" w14:textId="41A78947" w:rsidR="00305CBD" w:rsidRPr="00305CBD" w:rsidRDefault="00305CBD">
            <w:pPr>
              <w:rPr>
                <w:sz w:val="16"/>
                <w:szCs w:val="16"/>
              </w:rPr>
            </w:pPr>
          </w:p>
        </w:tc>
        <w:tc>
          <w:tcPr>
            <w:tcW w:w="0" w:type="auto"/>
            <w:shd w:val="clear" w:color="auto" w:fill="auto"/>
          </w:tcPr>
          <w:p w14:paraId="58F0E426" w14:textId="7121AC8F" w:rsidR="00305CBD" w:rsidRPr="00305CBD" w:rsidRDefault="00305CBD">
            <w:pPr>
              <w:rPr>
                <w:sz w:val="16"/>
                <w:szCs w:val="16"/>
              </w:rPr>
            </w:pPr>
          </w:p>
        </w:tc>
        <w:tc>
          <w:tcPr>
            <w:tcW w:w="0" w:type="auto"/>
            <w:shd w:val="clear" w:color="auto" w:fill="auto"/>
          </w:tcPr>
          <w:p w14:paraId="2C6D79A5" w14:textId="7C7DEB90" w:rsidR="00305CBD" w:rsidRPr="00A909EA" w:rsidRDefault="00A909EA">
            <w:pPr>
              <w:rPr>
                <w:sz w:val="20"/>
                <w:szCs w:val="20"/>
              </w:rPr>
            </w:pPr>
            <w:r w:rsidRPr="00A909EA">
              <w:rPr>
                <w:sz w:val="20"/>
                <w:szCs w:val="20"/>
              </w:rPr>
              <w:t>ZO2C_E_826</w:t>
            </w:r>
          </w:p>
        </w:tc>
        <w:tc>
          <w:tcPr>
            <w:tcW w:w="0" w:type="auto"/>
            <w:shd w:val="clear" w:color="auto" w:fill="auto"/>
          </w:tcPr>
          <w:p w14:paraId="7EE081BC" w14:textId="77777777" w:rsidR="00305CBD" w:rsidRPr="00A909EA" w:rsidRDefault="00305CBD">
            <w:pPr>
              <w:rPr>
                <w:sz w:val="20"/>
                <w:szCs w:val="20"/>
              </w:rPr>
            </w:pPr>
          </w:p>
        </w:tc>
        <w:tc>
          <w:tcPr>
            <w:tcW w:w="0" w:type="auto"/>
            <w:shd w:val="clear" w:color="auto" w:fill="auto"/>
          </w:tcPr>
          <w:p w14:paraId="05DDFE7D" w14:textId="77777777" w:rsidR="00305CBD" w:rsidRPr="00A909EA" w:rsidRDefault="00305CBD">
            <w:pPr>
              <w:rPr>
                <w:sz w:val="20"/>
                <w:szCs w:val="20"/>
              </w:rPr>
            </w:pPr>
          </w:p>
        </w:tc>
        <w:tc>
          <w:tcPr>
            <w:tcW w:w="0" w:type="auto"/>
            <w:shd w:val="clear" w:color="auto" w:fill="auto"/>
          </w:tcPr>
          <w:p w14:paraId="3078B82F" w14:textId="0B26837E" w:rsidR="00305CBD" w:rsidRPr="00A909EA" w:rsidRDefault="00A909EA">
            <w:pPr>
              <w:rPr>
                <w:sz w:val="20"/>
                <w:szCs w:val="20"/>
              </w:rPr>
            </w:pPr>
            <w:r w:rsidRPr="00A909EA">
              <w:rPr>
                <w:sz w:val="20"/>
                <w:szCs w:val="20"/>
              </w:rPr>
              <w:t>826,827</w:t>
            </w:r>
          </w:p>
        </w:tc>
        <w:tc>
          <w:tcPr>
            <w:tcW w:w="0" w:type="auto"/>
            <w:shd w:val="clear" w:color="auto" w:fill="auto"/>
          </w:tcPr>
          <w:p w14:paraId="223EB473" w14:textId="7B4D6A12" w:rsidR="00305CBD" w:rsidRPr="00A909EA" w:rsidRDefault="00A909EA">
            <w:pPr>
              <w:rPr>
                <w:sz w:val="20"/>
                <w:szCs w:val="20"/>
              </w:rPr>
            </w:pPr>
            <w:r w:rsidRPr="00A909EA">
              <w:rPr>
                <w:sz w:val="20"/>
                <w:szCs w:val="20"/>
              </w:rPr>
              <w:t>LIFSK</w:t>
            </w:r>
          </w:p>
        </w:tc>
        <w:tc>
          <w:tcPr>
            <w:tcW w:w="0" w:type="auto"/>
            <w:shd w:val="clear" w:color="auto" w:fill="auto"/>
          </w:tcPr>
          <w:p w14:paraId="5A9D5D4B" w14:textId="77777777" w:rsidR="00305CBD" w:rsidRPr="00A909EA" w:rsidRDefault="00305CBD">
            <w:pPr>
              <w:rPr>
                <w:sz w:val="20"/>
                <w:szCs w:val="20"/>
              </w:rPr>
            </w:pPr>
          </w:p>
        </w:tc>
        <w:tc>
          <w:tcPr>
            <w:tcW w:w="0" w:type="auto"/>
            <w:shd w:val="clear" w:color="auto" w:fill="auto"/>
          </w:tcPr>
          <w:p w14:paraId="6210E4F4" w14:textId="77777777" w:rsidR="00305CBD" w:rsidRPr="00A909EA" w:rsidRDefault="00305CBD">
            <w:pPr>
              <w:rPr>
                <w:sz w:val="20"/>
                <w:szCs w:val="20"/>
              </w:rPr>
            </w:pPr>
          </w:p>
        </w:tc>
        <w:tc>
          <w:tcPr>
            <w:tcW w:w="0" w:type="auto"/>
            <w:shd w:val="clear" w:color="auto" w:fill="auto"/>
          </w:tcPr>
          <w:p w14:paraId="3D2C5542" w14:textId="77777777" w:rsidR="00305CBD" w:rsidRPr="00A909EA" w:rsidRDefault="00305CBD">
            <w:pPr>
              <w:rPr>
                <w:sz w:val="20"/>
                <w:szCs w:val="20"/>
              </w:rPr>
            </w:pPr>
          </w:p>
        </w:tc>
        <w:tc>
          <w:tcPr>
            <w:tcW w:w="0" w:type="auto"/>
            <w:shd w:val="clear" w:color="auto" w:fill="auto"/>
          </w:tcPr>
          <w:p w14:paraId="68CF9F0A" w14:textId="295CDD92" w:rsidR="00305CBD" w:rsidRPr="00A909EA" w:rsidRDefault="00A909EA">
            <w:pPr>
              <w:rPr>
                <w:sz w:val="20"/>
                <w:szCs w:val="20"/>
              </w:rPr>
            </w:pPr>
            <w:r w:rsidRPr="00A909EA">
              <w:rPr>
                <w:sz w:val="20"/>
                <w:szCs w:val="20"/>
              </w:rPr>
              <w:t>ZA</w:t>
            </w:r>
          </w:p>
        </w:tc>
      </w:tr>
      <w:tr w:rsidR="00A909EA" w:rsidRPr="00627C4E" w14:paraId="7515D1AC" w14:textId="77777777" w:rsidTr="00305CBD">
        <w:trPr>
          <w:trHeight w:val="282"/>
          <w:tblHeader/>
        </w:trPr>
        <w:tc>
          <w:tcPr>
            <w:tcW w:w="0" w:type="auto"/>
            <w:shd w:val="clear" w:color="auto" w:fill="auto"/>
          </w:tcPr>
          <w:p w14:paraId="2EB860EF" w14:textId="77777777" w:rsidR="00A909EA" w:rsidRPr="00305CBD" w:rsidRDefault="00A909EA">
            <w:pPr>
              <w:rPr>
                <w:sz w:val="16"/>
                <w:szCs w:val="16"/>
              </w:rPr>
            </w:pPr>
          </w:p>
        </w:tc>
        <w:tc>
          <w:tcPr>
            <w:tcW w:w="0" w:type="auto"/>
            <w:shd w:val="clear" w:color="auto" w:fill="auto"/>
          </w:tcPr>
          <w:p w14:paraId="726B8CAF" w14:textId="69AB0499" w:rsidR="00A909EA" w:rsidRPr="00305CBD" w:rsidRDefault="00A909EA">
            <w:pPr>
              <w:rPr>
                <w:sz w:val="16"/>
                <w:szCs w:val="16"/>
              </w:rPr>
            </w:pPr>
          </w:p>
        </w:tc>
        <w:tc>
          <w:tcPr>
            <w:tcW w:w="0" w:type="auto"/>
            <w:shd w:val="clear" w:color="auto" w:fill="auto"/>
          </w:tcPr>
          <w:p w14:paraId="230109F1" w14:textId="05C2DB3E" w:rsidR="00A909EA" w:rsidRPr="00A909EA" w:rsidRDefault="00A909EA">
            <w:pPr>
              <w:rPr>
                <w:sz w:val="20"/>
                <w:szCs w:val="20"/>
              </w:rPr>
            </w:pPr>
            <w:r w:rsidRPr="00A909EA">
              <w:rPr>
                <w:sz w:val="20"/>
                <w:szCs w:val="20"/>
              </w:rPr>
              <w:t>ZO2C_E_826</w:t>
            </w:r>
          </w:p>
        </w:tc>
        <w:tc>
          <w:tcPr>
            <w:tcW w:w="0" w:type="auto"/>
            <w:shd w:val="clear" w:color="auto" w:fill="auto"/>
          </w:tcPr>
          <w:p w14:paraId="79E71978" w14:textId="77777777" w:rsidR="00A909EA" w:rsidRPr="00A909EA" w:rsidRDefault="00A909EA">
            <w:pPr>
              <w:rPr>
                <w:sz w:val="20"/>
                <w:szCs w:val="20"/>
              </w:rPr>
            </w:pPr>
          </w:p>
        </w:tc>
        <w:tc>
          <w:tcPr>
            <w:tcW w:w="0" w:type="auto"/>
            <w:shd w:val="clear" w:color="auto" w:fill="auto"/>
          </w:tcPr>
          <w:p w14:paraId="31C91644" w14:textId="77777777" w:rsidR="00A909EA" w:rsidRPr="00A909EA" w:rsidRDefault="00A909EA">
            <w:pPr>
              <w:rPr>
                <w:sz w:val="20"/>
                <w:szCs w:val="20"/>
              </w:rPr>
            </w:pPr>
          </w:p>
        </w:tc>
        <w:tc>
          <w:tcPr>
            <w:tcW w:w="0" w:type="auto"/>
            <w:shd w:val="clear" w:color="auto" w:fill="auto"/>
          </w:tcPr>
          <w:p w14:paraId="0A680A58" w14:textId="3D94BF01" w:rsidR="00A909EA" w:rsidRPr="00A909EA" w:rsidRDefault="00A909EA">
            <w:pPr>
              <w:rPr>
                <w:sz w:val="20"/>
                <w:szCs w:val="20"/>
              </w:rPr>
            </w:pPr>
            <w:r w:rsidRPr="00A909EA">
              <w:rPr>
                <w:sz w:val="20"/>
                <w:szCs w:val="20"/>
              </w:rPr>
              <w:t>826,827</w:t>
            </w:r>
          </w:p>
        </w:tc>
        <w:tc>
          <w:tcPr>
            <w:tcW w:w="0" w:type="auto"/>
            <w:shd w:val="clear" w:color="auto" w:fill="auto"/>
          </w:tcPr>
          <w:p w14:paraId="54618B10" w14:textId="4CC0806C" w:rsidR="00A909EA" w:rsidRPr="00A909EA" w:rsidRDefault="00A909EA">
            <w:pPr>
              <w:rPr>
                <w:sz w:val="20"/>
                <w:szCs w:val="20"/>
              </w:rPr>
            </w:pPr>
            <w:r w:rsidRPr="00A909EA">
              <w:rPr>
                <w:sz w:val="20"/>
                <w:szCs w:val="20"/>
              </w:rPr>
              <w:t>ABGRU</w:t>
            </w:r>
          </w:p>
        </w:tc>
        <w:tc>
          <w:tcPr>
            <w:tcW w:w="0" w:type="auto"/>
            <w:shd w:val="clear" w:color="auto" w:fill="auto"/>
          </w:tcPr>
          <w:p w14:paraId="3D20CE63" w14:textId="77777777" w:rsidR="00A909EA" w:rsidRPr="00A909EA" w:rsidRDefault="00A909EA">
            <w:pPr>
              <w:rPr>
                <w:sz w:val="20"/>
                <w:szCs w:val="20"/>
              </w:rPr>
            </w:pPr>
          </w:p>
        </w:tc>
        <w:tc>
          <w:tcPr>
            <w:tcW w:w="0" w:type="auto"/>
            <w:shd w:val="clear" w:color="auto" w:fill="auto"/>
          </w:tcPr>
          <w:p w14:paraId="2E9A832F" w14:textId="77777777" w:rsidR="00A909EA" w:rsidRPr="00A909EA" w:rsidRDefault="00A909EA">
            <w:pPr>
              <w:rPr>
                <w:sz w:val="20"/>
                <w:szCs w:val="20"/>
              </w:rPr>
            </w:pPr>
          </w:p>
        </w:tc>
        <w:tc>
          <w:tcPr>
            <w:tcW w:w="0" w:type="auto"/>
            <w:shd w:val="clear" w:color="auto" w:fill="auto"/>
          </w:tcPr>
          <w:p w14:paraId="78A76608" w14:textId="77777777" w:rsidR="00A909EA" w:rsidRPr="00A909EA" w:rsidRDefault="00A909EA">
            <w:pPr>
              <w:rPr>
                <w:sz w:val="20"/>
                <w:szCs w:val="20"/>
              </w:rPr>
            </w:pPr>
          </w:p>
        </w:tc>
        <w:tc>
          <w:tcPr>
            <w:tcW w:w="0" w:type="auto"/>
            <w:shd w:val="clear" w:color="auto" w:fill="auto"/>
          </w:tcPr>
          <w:p w14:paraId="49023771" w14:textId="0A24644B" w:rsidR="00A909EA" w:rsidRPr="00A909EA" w:rsidRDefault="00A909EA">
            <w:pPr>
              <w:rPr>
                <w:sz w:val="20"/>
                <w:szCs w:val="20"/>
              </w:rPr>
            </w:pPr>
            <w:r w:rsidRPr="00A909EA">
              <w:rPr>
                <w:sz w:val="20"/>
                <w:szCs w:val="20"/>
              </w:rPr>
              <w:t>ZT</w:t>
            </w:r>
          </w:p>
        </w:tc>
      </w:tr>
      <w:tr w:rsidR="00A909EA" w:rsidRPr="00627C4E" w14:paraId="61325F1A" w14:textId="77777777" w:rsidTr="00305CBD">
        <w:trPr>
          <w:trHeight w:val="282"/>
          <w:tblHeader/>
        </w:trPr>
        <w:tc>
          <w:tcPr>
            <w:tcW w:w="0" w:type="auto"/>
            <w:shd w:val="clear" w:color="auto" w:fill="auto"/>
          </w:tcPr>
          <w:p w14:paraId="2371322E" w14:textId="77777777" w:rsidR="00A909EA" w:rsidRPr="00305CBD" w:rsidRDefault="00A909EA">
            <w:pPr>
              <w:rPr>
                <w:sz w:val="16"/>
                <w:szCs w:val="16"/>
              </w:rPr>
            </w:pPr>
          </w:p>
        </w:tc>
        <w:tc>
          <w:tcPr>
            <w:tcW w:w="0" w:type="auto"/>
            <w:shd w:val="clear" w:color="auto" w:fill="auto"/>
          </w:tcPr>
          <w:p w14:paraId="489ED033" w14:textId="6D517EE2" w:rsidR="00A909EA" w:rsidRPr="00305CBD" w:rsidRDefault="00A909EA">
            <w:pPr>
              <w:rPr>
                <w:sz w:val="16"/>
                <w:szCs w:val="16"/>
              </w:rPr>
            </w:pPr>
          </w:p>
        </w:tc>
        <w:tc>
          <w:tcPr>
            <w:tcW w:w="0" w:type="auto"/>
            <w:shd w:val="clear" w:color="auto" w:fill="auto"/>
          </w:tcPr>
          <w:p w14:paraId="0FA604EE" w14:textId="1F618A9B" w:rsidR="00A909EA" w:rsidRPr="00A909EA" w:rsidRDefault="00A909EA">
            <w:pPr>
              <w:rPr>
                <w:sz w:val="20"/>
                <w:szCs w:val="20"/>
              </w:rPr>
            </w:pPr>
            <w:r w:rsidRPr="00A909EA">
              <w:rPr>
                <w:sz w:val="20"/>
                <w:szCs w:val="20"/>
              </w:rPr>
              <w:t>ZO2C_E_826</w:t>
            </w:r>
          </w:p>
        </w:tc>
        <w:tc>
          <w:tcPr>
            <w:tcW w:w="0" w:type="auto"/>
            <w:shd w:val="clear" w:color="auto" w:fill="auto"/>
          </w:tcPr>
          <w:p w14:paraId="6F17CE1D" w14:textId="77777777" w:rsidR="00A909EA" w:rsidRPr="00A909EA" w:rsidRDefault="00A909EA">
            <w:pPr>
              <w:rPr>
                <w:sz w:val="20"/>
                <w:szCs w:val="20"/>
              </w:rPr>
            </w:pPr>
          </w:p>
        </w:tc>
        <w:tc>
          <w:tcPr>
            <w:tcW w:w="0" w:type="auto"/>
            <w:shd w:val="clear" w:color="auto" w:fill="auto"/>
          </w:tcPr>
          <w:p w14:paraId="7F4B1C74" w14:textId="77777777" w:rsidR="00A909EA" w:rsidRPr="00A909EA" w:rsidRDefault="00A909EA">
            <w:pPr>
              <w:rPr>
                <w:sz w:val="20"/>
                <w:szCs w:val="20"/>
              </w:rPr>
            </w:pPr>
          </w:p>
        </w:tc>
        <w:tc>
          <w:tcPr>
            <w:tcW w:w="0" w:type="auto"/>
            <w:shd w:val="clear" w:color="auto" w:fill="auto"/>
          </w:tcPr>
          <w:p w14:paraId="7F8F79F5" w14:textId="4E37F56A" w:rsidR="00A909EA" w:rsidRPr="00A909EA" w:rsidRDefault="00A909EA">
            <w:pPr>
              <w:rPr>
                <w:sz w:val="20"/>
                <w:szCs w:val="20"/>
              </w:rPr>
            </w:pPr>
            <w:r w:rsidRPr="00A909EA">
              <w:rPr>
                <w:sz w:val="20"/>
                <w:szCs w:val="20"/>
              </w:rPr>
              <w:t>826,827</w:t>
            </w:r>
          </w:p>
        </w:tc>
        <w:tc>
          <w:tcPr>
            <w:tcW w:w="0" w:type="auto"/>
            <w:shd w:val="clear" w:color="auto" w:fill="auto"/>
          </w:tcPr>
          <w:p w14:paraId="3E46BAE5" w14:textId="1E824EDE" w:rsidR="00A909EA" w:rsidRPr="00A909EA" w:rsidRDefault="00A909EA">
            <w:pPr>
              <w:rPr>
                <w:sz w:val="20"/>
                <w:szCs w:val="20"/>
              </w:rPr>
            </w:pPr>
            <w:r w:rsidRPr="00A909EA">
              <w:rPr>
                <w:sz w:val="20"/>
                <w:szCs w:val="20"/>
              </w:rPr>
              <w:t>VKAUS</w:t>
            </w:r>
          </w:p>
        </w:tc>
        <w:tc>
          <w:tcPr>
            <w:tcW w:w="0" w:type="auto"/>
            <w:shd w:val="clear" w:color="auto" w:fill="auto"/>
          </w:tcPr>
          <w:p w14:paraId="3A7CA5A7" w14:textId="77777777" w:rsidR="00A909EA" w:rsidRPr="00A909EA" w:rsidRDefault="00A909EA">
            <w:pPr>
              <w:rPr>
                <w:sz w:val="20"/>
                <w:szCs w:val="20"/>
              </w:rPr>
            </w:pPr>
          </w:p>
        </w:tc>
        <w:tc>
          <w:tcPr>
            <w:tcW w:w="0" w:type="auto"/>
            <w:shd w:val="clear" w:color="auto" w:fill="auto"/>
          </w:tcPr>
          <w:p w14:paraId="5AEBD5ED" w14:textId="77777777" w:rsidR="00A909EA" w:rsidRPr="00A909EA" w:rsidRDefault="00A909EA">
            <w:pPr>
              <w:rPr>
                <w:sz w:val="20"/>
                <w:szCs w:val="20"/>
              </w:rPr>
            </w:pPr>
          </w:p>
        </w:tc>
        <w:tc>
          <w:tcPr>
            <w:tcW w:w="0" w:type="auto"/>
            <w:shd w:val="clear" w:color="auto" w:fill="auto"/>
          </w:tcPr>
          <w:p w14:paraId="247AD245" w14:textId="77777777" w:rsidR="00A909EA" w:rsidRPr="00A909EA" w:rsidRDefault="00A909EA">
            <w:pPr>
              <w:rPr>
                <w:sz w:val="20"/>
                <w:szCs w:val="20"/>
              </w:rPr>
            </w:pPr>
          </w:p>
        </w:tc>
        <w:tc>
          <w:tcPr>
            <w:tcW w:w="0" w:type="auto"/>
            <w:shd w:val="clear" w:color="auto" w:fill="auto"/>
          </w:tcPr>
          <w:p w14:paraId="16E16D7F" w14:textId="11EAC353" w:rsidR="00A909EA" w:rsidRPr="00A909EA" w:rsidRDefault="00A909EA">
            <w:pPr>
              <w:rPr>
                <w:sz w:val="20"/>
                <w:szCs w:val="20"/>
              </w:rPr>
            </w:pPr>
            <w:r w:rsidRPr="00A909EA">
              <w:rPr>
                <w:sz w:val="20"/>
                <w:szCs w:val="20"/>
              </w:rPr>
              <w:t>ZPA</w:t>
            </w:r>
          </w:p>
        </w:tc>
      </w:tr>
      <w:tr w:rsidR="006B41E6" w:rsidRPr="00627C4E" w14:paraId="05BFDA26" w14:textId="77777777" w:rsidTr="00305CBD">
        <w:trPr>
          <w:trHeight w:val="282"/>
          <w:tblHeader/>
        </w:trPr>
        <w:tc>
          <w:tcPr>
            <w:tcW w:w="0" w:type="auto"/>
            <w:shd w:val="clear" w:color="auto" w:fill="auto"/>
          </w:tcPr>
          <w:p w14:paraId="318E2BEA" w14:textId="77777777" w:rsidR="006B41E6" w:rsidRPr="00305CBD" w:rsidRDefault="006B41E6">
            <w:pPr>
              <w:rPr>
                <w:sz w:val="16"/>
                <w:szCs w:val="16"/>
              </w:rPr>
            </w:pPr>
          </w:p>
        </w:tc>
        <w:tc>
          <w:tcPr>
            <w:tcW w:w="0" w:type="auto"/>
            <w:shd w:val="clear" w:color="auto" w:fill="auto"/>
          </w:tcPr>
          <w:p w14:paraId="3637752B" w14:textId="77777777" w:rsidR="006B41E6" w:rsidRPr="00305CBD" w:rsidRDefault="006B41E6">
            <w:pPr>
              <w:rPr>
                <w:sz w:val="16"/>
                <w:szCs w:val="16"/>
              </w:rPr>
            </w:pPr>
          </w:p>
        </w:tc>
        <w:tc>
          <w:tcPr>
            <w:tcW w:w="0" w:type="auto"/>
            <w:shd w:val="clear" w:color="auto" w:fill="auto"/>
          </w:tcPr>
          <w:p w14:paraId="0896BF34" w14:textId="0CB4EAEE" w:rsidR="006B41E6" w:rsidRPr="00A909EA" w:rsidRDefault="006B41E6">
            <w:pPr>
              <w:rPr>
                <w:sz w:val="20"/>
                <w:szCs w:val="20"/>
              </w:rPr>
            </w:pPr>
            <w:r w:rsidRPr="00A909EA">
              <w:rPr>
                <w:sz w:val="20"/>
                <w:szCs w:val="20"/>
              </w:rPr>
              <w:t>ZO2C_E_826</w:t>
            </w:r>
          </w:p>
        </w:tc>
        <w:tc>
          <w:tcPr>
            <w:tcW w:w="0" w:type="auto"/>
            <w:shd w:val="clear" w:color="auto" w:fill="auto"/>
          </w:tcPr>
          <w:p w14:paraId="1A31D36F" w14:textId="77777777" w:rsidR="006B41E6" w:rsidRPr="00A909EA" w:rsidRDefault="006B41E6">
            <w:pPr>
              <w:rPr>
                <w:sz w:val="20"/>
                <w:szCs w:val="20"/>
              </w:rPr>
            </w:pPr>
          </w:p>
        </w:tc>
        <w:tc>
          <w:tcPr>
            <w:tcW w:w="0" w:type="auto"/>
            <w:shd w:val="clear" w:color="auto" w:fill="auto"/>
          </w:tcPr>
          <w:p w14:paraId="0488FCE1" w14:textId="77777777" w:rsidR="006B41E6" w:rsidRPr="00A909EA" w:rsidRDefault="006B41E6">
            <w:pPr>
              <w:rPr>
                <w:sz w:val="20"/>
                <w:szCs w:val="20"/>
              </w:rPr>
            </w:pPr>
          </w:p>
        </w:tc>
        <w:tc>
          <w:tcPr>
            <w:tcW w:w="0" w:type="auto"/>
            <w:shd w:val="clear" w:color="auto" w:fill="auto"/>
          </w:tcPr>
          <w:p w14:paraId="1659F605" w14:textId="6CED3EDE" w:rsidR="006B41E6" w:rsidRPr="00A909EA" w:rsidRDefault="006B41E6">
            <w:pPr>
              <w:rPr>
                <w:sz w:val="20"/>
                <w:szCs w:val="20"/>
              </w:rPr>
            </w:pPr>
            <w:r>
              <w:rPr>
                <w:sz w:val="20"/>
                <w:szCs w:val="20"/>
              </w:rPr>
              <w:t>826,827</w:t>
            </w:r>
          </w:p>
        </w:tc>
        <w:tc>
          <w:tcPr>
            <w:tcW w:w="0" w:type="auto"/>
            <w:shd w:val="clear" w:color="auto" w:fill="auto"/>
          </w:tcPr>
          <w:p w14:paraId="143FCCB9" w14:textId="53AEB9CA" w:rsidR="006B41E6" w:rsidRPr="00A909EA" w:rsidRDefault="006B41E6">
            <w:pPr>
              <w:rPr>
                <w:sz w:val="20"/>
                <w:szCs w:val="20"/>
              </w:rPr>
            </w:pPr>
            <w:r>
              <w:rPr>
                <w:sz w:val="20"/>
                <w:szCs w:val="20"/>
              </w:rPr>
              <w:t>CVC_CONSTR_STATUS</w:t>
            </w:r>
          </w:p>
        </w:tc>
        <w:tc>
          <w:tcPr>
            <w:tcW w:w="0" w:type="auto"/>
            <w:shd w:val="clear" w:color="auto" w:fill="auto"/>
          </w:tcPr>
          <w:p w14:paraId="6E9DA3CE" w14:textId="77777777" w:rsidR="006B41E6" w:rsidRPr="00A909EA" w:rsidRDefault="006B41E6">
            <w:pPr>
              <w:rPr>
                <w:sz w:val="20"/>
                <w:szCs w:val="20"/>
              </w:rPr>
            </w:pPr>
          </w:p>
        </w:tc>
        <w:tc>
          <w:tcPr>
            <w:tcW w:w="0" w:type="auto"/>
            <w:shd w:val="clear" w:color="auto" w:fill="auto"/>
          </w:tcPr>
          <w:p w14:paraId="30A2046E" w14:textId="77777777" w:rsidR="006B41E6" w:rsidRPr="00A909EA" w:rsidRDefault="006B41E6">
            <w:pPr>
              <w:rPr>
                <w:sz w:val="20"/>
                <w:szCs w:val="20"/>
              </w:rPr>
            </w:pPr>
          </w:p>
        </w:tc>
        <w:tc>
          <w:tcPr>
            <w:tcW w:w="0" w:type="auto"/>
            <w:shd w:val="clear" w:color="auto" w:fill="auto"/>
          </w:tcPr>
          <w:p w14:paraId="5290CDB2" w14:textId="77777777" w:rsidR="006B41E6" w:rsidRPr="00A909EA" w:rsidRDefault="006B41E6">
            <w:pPr>
              <w:rPr>
                <w:sz w:val="20"/>
                <w:szCs w:val="20"/>
              </w:rPr>
            </w:pPr>
          </w:p>
        </w:tc>
        <w:tc>
          <w:tcPr>
            <w:tcW w:w="0" w:type="auto"/>
            <w:shd w:val="clear" w:color="auto" w:fill="auto"/>
          </w:tcPr>
          <w:p w14:paraId="1830086C" w14:textId="1A547DED" w:rsidR="006B41E6" w:rsidRPr="00A909EA" w:rsidRDefault="006B41E6">
            <w:pPr>
              <w:rPr>
                <w:sz w:val="20"/>
                <w:szCs w:val="20"/>
              </w:rPr>
            </w:pPr>
            <w:r>
              <w:rPr>
                <w:sz w:val="20"/>
                <w:szCs w:val="20"/>
              </w:rPr>
              <w:t>01</w:t>
            </w:r>
          </w:p>
        </w:tc>
      </w:tr>
      <w:tr w:rsidR="006B41E6" w:rsidRPr="00627C4E" w14:paraId="231C5186" w14:textId="77777777" w:rsidTr="00305CBD">
        <w:trPr>
          <w:trHeight w:val="282"/>
          <w:tblHeader/>
        </w:trPr>
        <w:tc>
          <w:tcPr>
            <w:tcW w:w="0" w:type="auto"/>
            <w:shd w:val="clear" w:color="auto" w:fill="auto"/>
          </w:tcPr>
          <w:p w14:paraId="74AED0FE" w14:textId="77777777" w:rsidR="006B41E6" w:rsidRPr="00305CBD" w:rsidRDefault="006B41E6">
            <w:pPr>
              <w:rPr>
                <w:sz w:val="16"/>
                <w:szCs w:val="16"/>
              </w:rPr>
            </w:pPr>
          </w:p>
        </w:tc>
        <w:tc>
          <w:tcPr>
            <w:tcW w:w="0" w:type="auto"/>
            <w:shd w:val="clear" w:color="auto" w:fill="auto"/>
          </w:tcPr>
          <w:p w14:paraId="71948A25" w14:textId="77777777" w:rsidR="006B41E6" w:rsidRPr="00305CBD" w:rsidRDefault="006B41E6">
            <w:pPr>
              <w:rPr>
                <w:sz w:val="16"/>
                <w:szCs w:val="16"/>
              </w:rPr>
            </w:pPr>
          </w:p>
        </w:tc>
        <w:tc>
          <w:tcPr>
            <w:tcW w:w="0" w:type="auto"/>
            <w:shd w:val="clear" w:color="auto" w:fill="auto"/>
          </w:tcPr>
          <w:p w14:paraId="6A84A09B" w14:textId="4494EAD2" w:rsidR="006B41E6" w:rsidRPr="00A909EA" w:rsidRDefault="006B41E6">
            <w:pPr>
              <w:rPr>
                <w:sz w:val="20"/>
                <w:szCs w:val="20"/>
              </w:rPr>
            </w:pPr>
            <w:r w:rsidRPr="00A909EA">
              <w:rPr>
                <w:sz w:val="20"/>
                <w:szCs w:val="20"/>
              </w:rPr>
              <w:t>ZO2C_E_826</w:t>
            </w:r>
          </w:p>
        </w:tc>
        <w:tc>
          <w:tcPr>
            <w:tcW w:w="0" w:type="auto"/>
            <w:shd w:val="clear" w:color="auto" w:fill="auto"/>
          </w:tcPr>
          <w:p w14:paraId="7D123B30" w14:textId="77777777" w:rsidR="006B41E6" w:rsidRPr="00A909EA" w:rsidRDefault="006B41E6">
            <w:pPr>
              <w:rPr>
                <w:sz w:val="20"/>
                <w:szCs w:val="20"/>
              </w:rPr>
            </w:pPr>
          </w:p>
        </w:tc>
        <w:tc>
          <w:tcPr>
            <w:tcW w:w="0" w:type="auto"/>
            <w:shd w:val="clear" w:color="auto" w:fill="auto"/>
          </w:tcPr>
          <w:p w14:paraId="3F759B52" w14:textId="77777777" w:rsidR="006B41E6" w:rsidRPr="00A909EA" w:rsidRDefault="006B41E6">
            <w:pPr>
              <w:rPr>
                <w:sz w:val="20"/>
                <w:szCs w:val="20"/>
              </w:rPr>
            </w:pPr>
          </w:p>
        </w:tc>
        <w:tc>
          <w:tcPr>
            <w:tcW w:w="0" w:type="auto"/>
            <w:shd w:val="clear" w:color="auto" w:fill="auto"/>
          </w:tcPr>
          <w:p w14:paraId="1DD46E6F" w14:textId="48F75442" w:rsidR="006B41E6" w:rsidRDefault="006B41E6">
            <w:pPr>
              <w:rPr>
                <w:sz w:val="20"/>
                <w:szCs w:val="20"/>
              </w:rPr>
            </w:pPr>
            <w:r>
              <w:rPr>
                <w:sz w:val="20"/>
                <w:szCs w:val="20"/>
              </w:rPr>
              <w:t>826,827</w:t>
            </w:r>
          </w:p>
        </w:tc>
        <w:tc>
          <w:tcPr>
            <w:tcW w:w="0" w:type="auto"/>
            <w:shd w:val="clear" w:color="auto" w:fill="auto"/>
          </w:tcPr>
          <w:p w14:paraId="799D6366" w14:textId="4C5F5CE0" w:rsidR="006B41E6" w:rsidRDefault="006B41E6">
            <w:pPr>
              <w:rPr>
                <w:sz w:val="20"/>
                <w:szCs w:val="20"/>
              </w:rPr>
            </w:pPr>
            <w:r>
              <w:rPr>
                <w:sz w:val="20"/>
                <w:szCs w:val="20"/>
              </w:rPr>
              <w:t>SALES_ORG_DC_DIV</w:t>
            </w:r>
          </w:p>
        </w:tc>
        <w:tc>
          <w:tcPr>
            <w:tcW w:w="0" w:type="auto"/>
            <w:shd w:val="clear" w:color="auto" w:fill="auto"/>
          </w:tcPr>
          <w:p w14:paraId="25FB4069" w14:textId="77777777" w:rsidR="006B41E6" w:rsidRPr="00A909EA" w:rsidRDefault="006B41E6">
            <w:pPr>
              <w:rPr>
                <w:sz w:val="20"/>
                <w:szCs w:val="20"/>
              </w:rPr>
            </w:pPr>
          </w:p>
        </w:tc>
        <w:tc>
          <w:tcPr>
            <w:tcW w:w="0" w:type="auto"/>
            <w:shd w:val="clear" w:color="auto" w:fill="auto"/>
          </w:tcPr>
          <w:p w14:paraId="32E2B577" w14:textId="77777777" w:rsidR="006B41E6" w:rsidRPr="00A909EA" w:rsidRDefault="006B41E6">
            <w:pPr>
              <w:rPr>
                <w:sz w:val="20"/>
                <w:szCs w:val="20"/>
              </w:rPr>
            </w:pPr>
          </w:p>
        </w:tc>
        <w:tc>
          <w:tcPr>
            <w:tcW w:w="0" w:type="auto"/>
            <w:shd w:val="clear" w:color="auto" w:fill="auto"/>
          </w:tcPr>
          <w:p w14:paraId="3E586E59" w14:textId="77777777" w:rsidR="006B41E6" w:rsidRPr="00A909EA" w:rsidRDefault="006B41E6">
            <w:pPr>
              <w:rPr>
                <w:sz w:val="20"/>
                <w:szCs w:val="20"/>
              </w:rPr>
            </w:pPr>
          </w:p>
        </w:tc>
        <w:tc>
          <w:tcPr>
            <w:tcW w:w="0" w:type="auto"/>
            <w:shd w:val="clear" w:color="auto" w:fill="auto"/>
          </w:tcPr>
          <w:p w14:paraId="618E172F" w14:textId="0A349DC6" w:rsidR="006B41E6" w:rsidRDefault="00CF35E5">
            <w:pPr>
              <w:rPr>
                <w:sz w:val="20"/>
                <w:szCs w:val="20"/>
              </w:rPr>
            </w:pPr>
            <w:r>
              <w:rPr>
                <w:sz w:val="20"/>
                <w:szCs w:val="20"/>
              </w:rPr>
              <w:t>GB011010</w:t>
            </w:r>
          </w:p>
        </w:tc>
      </w:tr>
    </w:tbl>
    <w:p w14:paraId="17EBBC8B" w14:textId="77777777" w:rsidR="009A0945" w:rsidRDefault="009A0945" w:rsidP="00BC023B">
      <w:pPr>
        <w:rPr>
          <w:b/>
          <w:bCs/>
        </w:rPr>
      </w:pPr>
    </w:p>
    <w:p w14:paraId="2ABC347C" w14:textId="074B5309" w:rsidR="004D08ED" w:rsidRDefault="004D08ED" w:rsidP="00BC023B">
      <w:pPr>
        <w:rPr>
          <w:b/>
          <w:bCs/>
          <w:u w:val="single"/>
        </w:rPr>
      </w:pPr>
      <w:r w:rsidRPr="00295C06">
        <w:rPr>
          <w:b/>
          <w:bCs/>
          <w:u w:val="single"/>
        </w:rPr>
        <w:t>HANA Artefacts</w:t>
      </w:r>
    </w:p>
    <w:p w14:paraId="1FEA26BB" w14:textId="36AA3D42" w:rsidR="00295C06" w:rsidRPr="00E527A3" w:rsidRDefault="006775AB" w:rsidP="00BC023B">
      <w:r w:rsidRPr="006775AB">
        <w:t>N/A</w:t>
      </w:r>
    </w:p>
    <w:p w14:paraId="6338E6E0" w14:textId="77777777" w:rsidR="00295C06" w:rsidRPr="00295C06" w:rsidRDefault="00295C06" w:rsidP="00BC023B">
      <w:pPr>
        <w:rPr>
          <w:u w:val="single"/>
        </w:rPr>
      </w:pPr>
    </w:p>
    <w:p w14:paraId="4ABB3C61" w14:textId="0EC427B9" w:rsidR="004D08ED" w:rsidRDefault="004D08ED" w:rsidP="004D08ED">
      <w:pPr>
        <w:spacing w:after="0" w:line="240" w:lineRule="auto"/>
        <w:ind w:left="480"/>
        <w:rPr>
          <w:rFonts w:ascii="Arial" w:hAnsi="Arial" w:cs="Arial"/>
          <w:iCs/>
        </w:rPr>
      </w:pPr>
      <w:r>
        <w:rPr>
          <w:rFonts w:ascii="Arial" w:hAnsi="Arial" w:cs="Arial"/>
          <w:b/>
        </w:rPr>
        <w:t xml:space="preserve">Object </w:t>
      </w:r>
      <w:proofErr w:type="gramStart"/>
      <w:r>
        <w:rPr>
          <w:rFonts w:ascii="Arial" w:hAnsi="Arial" w:cs="Arial"/>
          <w:b/>
        </w:rPr>
        <w:t>List :</w:t>
      </w:r>
      <w:proofErr w:type="gramEnd"/>
      <w:r>
        <w:rPr>
          <w:rFonts w:ascii="Arial" w:hAnsi="Arial" w:cs="Arial"/>
          <w:b/>
          <w:sz w:val="26"/>
          <w:szCs w:val="26"/>
        </w:rPr>
        <w:t xml:space="preserve"> </w:t>
      </w:r>
      <w:r>
        <w:t>List out all the HANA artifacts which is required to be created/changed</w:t>
      </w:r>
    </w:p>
    <w:p w14:paraId="0C082FC1" w14:textId="0291F8F0" w:rsidR="004D08ED" w:rsidRDefault="006775AB" w:rsidP="004D08ED">
      <w:pPr>
        <w:rPr>
          <w:rFonts w:ascii="Arial" w:hAnsi="Arial" w:cs="Arial"/>
          <w:iCs/>
          <w:sz w:val="20"/>
          <w:szCs w:val="20"/>
        </w:rPr>
      </w:pPr>
      <w:r>
        <w:rPr>
          <w:rFonts w:ascii="Arial" w:hAnsi="Arial" w:cs="Arial"/>
          <w:iCs/>
          <w:sz w:val="20"/>
          <w:szCs w:val="20"/>
        </w:rPr>
        <w:t>N/A</w:t>
      </w:r>
    </w:p>
    <w:tbl>
      <w:tblPr>
        <w:tblW w:w="10373"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1"/>
        <w:gridCol w:w="1491"/>
        <w:gridCol w:w="1007"/>
        <w:gridCol w:w="1440"/>
        <w:gridCol w:w="990"/>
        <w:gridCol w:w="1170"/>
        <w:gridCol w:w="1508"/>
        <w:gridCol w:w="1756"/>
      </w:tblGrid>
      <w:tr w:rsidR="004D08ED" w14:paraId="75A761B8" w14:textId="77777777" w:rsidTr="00295C06">
        <w:trPr>
          <w:trHeight w:val="130"/>
        </w:trPr>
        <w:tc>
          <w:tcPr>
            <w:tcW w:w="101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11CC2C6" w14:textId="77777777" w:rsidR="004D08ED" w:rsidRDefault="004D08ED">
            <w:pPr>
              <w:pStyle w:val="TableTextHd"/>
              <w:spacing w:line="256" w:lineRule="auto"/>
              <w:rPr>
                <w:sz w:val="16"/>
                <w:szCs w:val="16"/>
              </w:rPr>
            </w:pPr>
            <w:r>
              <w:rPr>
                <w:sz w:val="16"/>
                <w:szCs w:val="16"/>
              </w:rPr>
              <w:t>Object Name</w:t>
            </w:r>
          </w:p>
        </w:tc>
        <w:tc>
          <w:tcPr>
            <w:tcW w:w="1491"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7690098" w14:textId="732A4C76" w:rsidR="004D08ED" w:rsidRDefault="004D08ED">
            <w:pPr>
              <w:pStyle w:val="TableTextHd"/>
              <w:spacing w:line="256" w:lineRule="auto"/>
              <w:rPr>
                <w:sz w:val="16"/>
                <w:szCs w:val="16"/>
              </w:rPr>
            </w:pPr>
            <w:r>
              <w:rPr>
                <w:sz w:val="16"/>
                <w:szCs w:val="16"/>
              </w:rPr>
              <w:t>Object Type</w:t>
            </w:r>
          </w:p>
        </w:tc>
        <w:tc>
          <w:tcPr>
            <w:tcW w:w="100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24898D1" w14:textId="77777777" w:rsidR="004D08ED" w:rsidRDefault="004D08ED">
            <w:pPr>
              <w:pStyle w:val="TableTextHd"/>
              <w:spacing w:line="256" w:lineRule="auto"/>
              <w:rPr>
                <w:sz w:val="16"/>
                <w:szCs w:val="16"/>
              </w:rPr>
            </w:pPr>
            <w:r>
              <w:rPr>
                <w:sz w:val="16"/>
                <w:szCs w:val="16"/>
              </w:rPr>
              <w:t>Ref. ABAP Object</w:t>
            </w:r>
          </w:p>
        </w:tc>
        <w:tc>
          <w:tcPr>
            <w:tcW w:w="144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61B5C59" w14:textId="77777777" w:rsidR="004D08ED" w:rsidRDefault="004D08ED">
            <w:pPr>
              <w:pStyle w:val="TableTextHd"/>
              <w:spacing w:line="256" w:lineRule="auto"/>
              <w:rPr>
                <w:sz w:val="16"/>
                <w:szCs w:val="16"/>
              </w:rPr>
            </w:pPr>
            <w:r>
              <w:rPr>
                <w:sz w:val="16"/>
                <w:szCs w:val="16"/>
              </w:rPr>
              <w:t>Object Description</w:t>
            </w:r>
          </w:p>
        </w:tc>
        <w:tc>
          <w:tcPr>
            <w:tcW w:w="99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2B294AE" w14:textId="77777777" w:rsidR="004D08ED" w:rsidRDefault="004D08ED">
            <w:pPr>
              <w:pStyle w:val="TableTextHd"/>
              <w:spacing w:line="256" w:lineRule="auto"/>
              <w:rPr>
                <w:sz w:val="16"/>
                <w:szCs w:val="16"/>
              </w:rPr>
            </w:pPr>
            <w:r>
              <w:rPr>
                <w:sz w:val="16"/>
                <w:szCs w:val="16"/>
              </w:rPr>
              <w:t>Action</w:t>
            </w:r>
          </w:p>
        </w:tc>
        <w:tc>
          <w:tcPr>
            <w:tcW w:w="117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7FEA297" w14:textId="77777777" w:rsidR="004D08ED" w:rsidRDefault="004D08ED">
            <w:pPr>
              <w:pStyle w:val="TableTextHd"/>
              <w:spacing w:line="256" w:lineRule="auto"/>
              <w:rPr>
                <w:sz w:val="16"/>
                <w:szCs w:val="16"/>
              </w:rPr>
            </w:pPr>
            <w:r>
              <w:rPr>
                <w:sz w:val="16"/>
                <w:szCs w:val="16"/>
              </w:rPr>
              <w:t>Package</w:t>
            </w:r>
          </w:p>
        </w:tc>
        <w:tc>
          <w:tcPr>
            <w:tcW w:w="150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EB04A5B" w14:textId="77777777" w:rsidR="004D08ED" w:rsidRDefault="004D08ED">
            <w:pPr>
              <w:pStyle w:val="TableTextHd"/>
              <w:spacing w:line="256" w:lineRule="auto"/>
              <w:rPr>
                <w:sz w:val="16"/>
                <w:szCs w:val="16"/>
              </w:rPr>
            </w:pPr>
            <w:r>
              <w:rPr>
                <w:sz w:val="16"/>
                <w:szCs w:val="16"/>
              </w:rPr>
              <w:t>Delivery Units</w:t>
            </w:r>
          </w:p>
        </w:tc>
        <w:tc>
          <w:tcPr>
            <w:tcW w:w="1756"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215430" w14:textId="77777777" w:rsidR="004D08ED" w:rsidRDefault="004D08ED">
            <w:pPr>
              <w:pStyle w:val="TableTextHd"/>
              <w:spacing w:line="256" w:lineRule="auto"/>
              <w:rPr>
                <w:sz w:val="16"/>
                <w:szCs w:val="16"/>
              </w:rPr>
            </w:pPr>
            <w:r>
              <w:rPr>
                <w:sz w:val="16"/>
                <w:szCs w:val="16"/>
              </w:rPr>
              <w:t>Comments</w:t>
            </w:r>
          </w:p>
        </w:tc>
      </w:tr>
      <w:tr w:rsidR="004D08ED" w14:paraId="2AE09452" w14:textId="77777777" w:rsidTr="00295C06">
        <w:trPr>
          <w:trHeight w:val="1304"/>
        </w:trPr>
        <w:tc>
          <w:tcPr>
            <w:tcW w:w="1011" w:type="dxa"/>
            <w:tcBorders>
              <w:top w:val="single" w:sz="4" w:space="0" w:color="auto"/>
              <w:left w:val="single" w:sz="4" w:space="0" w:color="auto"/>
              <w:bottom w:val="single" w:sz="4" w:space="0" w:color="auto"/>
              <w:right w:val="single" w:sz="4" w:space="0" w:color="auto"/>
            </w:tcBorders>
            <w:shd w:val="clear" w:color="auto" w:fill="auto"/>
            <w:vAlign w:val="center"/>
          </w:tcPr>
          <w:p w14:paraId="315CB719" w14:textId="77777777" w:rsidR="004D08ED" w:rsidRDefault="004D08ED">
            <w:pPr>
              <w:autoSpaceDE w:val="0"/>
              <w:autoSpaceDN w:val="0"/>
              <w:spacing w:line="240" w:lineRule="atLeast"/>
              <w:rPr>
                <w:rFonts w:ascii="Arial" w:hAnsi="Arial" w:cs="Arial"/>
                <w:b/>
                <w:sz w:val="16"/>
                <w:szCs w:val="16"/>
                <w:lang w:val="fr-FR"/>
              </w:rPr>
            </w:pPr>
          </w:p>
        </w:tc>
        <w:tc>
          <w:tcPr>
            <w:tcW w:w="149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CE8F93F" w14:textId="5D9C1B88" w:rsidR="004D08ED" w:rsidRDefault="004D08ED">
            <w:pPr>
              <w:autoSpaceDE w:val="0"/>
              <w:autoSpaceDN w:val="0"/>
              <w:adjustRightInd w:val="0"/>
              <w:rPr>
                <w:rFonts w:ascii="Arial" w:hAnsi="Arial" w:cs="Arial"/>
                <w:b/>
                <w:sz w:val="16"/>
                <w:szCs w:val="16"/>
                <w:lang w:val="en-GB"/>
              </w:rPr>
            </w:pPr>
            <w:r>
              <w:rPr>
                <w:rFonts w:ascii="Arial" w:hAnsi="Arial" w:cs="Arial"/>
                <w:b/>
                <w:sz w:val="16"/>
                <w:szCs w:val="16"/>
              </w:rPr>
              <w:t>Calculation View/ Attribute view/ Analytic view/ Table/</w:t>
            </w:r>
          </w:p>
          <w:p w14:paraId="20AEC473" w14:textId="77777777" w:rsidR="004D08ED" w:rsidRDefault="004D08ED">
            <w:pPr>
              <w:autoSpaceDE w:val="0"/>
              <w:autoSpaceDN w:val="0"/>
              <w:adjustRightInd w:val="0"/>
              <w:rPr>
                <w:rFonts w:ascii="Arial" w:hAnsi="Arial" w:cs="Arial"/>
                <w:b/>
                <w:sz w:val="16"/>
                <w:szCs w:val="16"/>
                <w:lang w:val="en-IN"/>
              </w:rPr>
            </w:pPr>
            <w:r>
              <w:rPr>
                <w:rFonts w:ascii="Arial" w:hAnsi="Arial" w:cs="Arial"/>
                <w:b/>
                <w:sz w:val="16"/>
                <w:szCs w:val="16"/>
              </w:rPr>
              <w:t xml:space="preserve">DB Procedure </w:t>
            </w:r>
          </w:p>
        </w:tc>
        <w:tc>
          <w:tcPr>
            <w:tcW w:w="1007" w:type="dxa"/>
            <w:tcBorders>
              <w:top w:val="single" w:sz="4" w:space="0" w:color="auto"/>
              <w:left w:val="single" w:sz="4" w:space="0" w:color="auto"/>
              <w:bottom w:val="single" w:sz="4" w:space="0" w:color="auto"/>
              <w:right w:val="single" w:sz="4" w:space="0" w:color="auto"/>
            </w:tcBorders>
            <w:shd w:val="clear" w:color="auto" w:fill="auto"/>
          </w:tcPr>
          <w:p w14:paraId="6BB32C18" w14:textId="4050FB63" w:rsidR="004D08ED" w:rsidRDefault="004D08ED">
            <w:pPr>
              <w:autoSpaceDE w:val="0"/>
              <w:autoSpaceDN w:val="0"/>
              <w:adjustRightInd w:val="0"/>
              <w:rPr>
                <w:rFonts w:ascii="Arial" w:hAnsi="Arial" w:cs="Arial"/>
                <w:color w:val="0000FF"/>
                <w:sz w:val="16"/>
                <w:szCs w:val="16"/>
              </w:rPr>
            </w:pP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3AF7706" w14:textId="77777777" w:rsidR="004D08ED" w:rsidRDefault="004D08ED">
            <w:pPr>
              <w:autoSpaceDE w:val="0"/>
              <w:autoSpaceDN w:val="0"/>
              <w:adjustRightInd w:val="0"/>
              <w:rPr>
                <w:rFonts w:ascii="Arial" w:hAnsi="Arial" w:cs="Arial"/>
                <w:color w:val="0000FF"/>
                <w:sz w:val="16"/>
                <w:szCs w:val="16"/>
              </w:rPr>
            </w:pPr>
          </w:p>
          <w:p w14:paraId="0D760703" w14:textId="77777777" w:rsidR="004D08ED" w:rsidRDefault="004D08ED">
            <w:pPr>
              <w:autoSpaceDE w:val="0"/>
              <w:autoSpaceDN w:val="0"/>
              <w:adjustRightInd w:val="0"/>
              <w:rPr>
                <w:rFonts w:ascii="Arial" w:hAnsi="Arial" w:cs="Arial"/>
                <w:sz w:val="16"/>
                <w:szCs w:val="16"/>
              </w:rPr>
            </w:pPr>
          </w:p>
        </w:tc>
        <w:tc>
          <w:tcPr>
            <w:tcW w:w="99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F7ABCD" w14:textId="77777777" w:rsidR="004D08ED" w:rsidRDefault="004D08ED">
            <w:pPr>
              <w:autoSpaceDE w:val="0"/>
              <w:autoSpaceDN w:val="0"/>
              <w:adjustRightInd w:val="0"/>
              <w:rPr>
                <w:rFonts w:ascii="Arial" w:hAnsi="Arial" w:cs="Arial"/>
                <w:sz w:val="16"/>
                <w:szCs w:val="16"/>
              </w:rPr>
            </w:pPr>
            <w:r>
              <w:rPr>
                <w:rFonts w:ascii="Arial" w:hAnsi="Arial" w:cs="Arial"/>
                <w:sz w:val="16"/>
                <w:szCs w:val="16"/>
              </w:rPr>
              <w:t>Create/</w:t>
            </w:r>
          </w:p>
          <w:p w14:paraId="4F86834E" w14:textId="77777777" w:rsidR="004D08ED" w:rsidRDefault="004D08ED">
            <w:pPr>
              <w:autoSpaceDE w:val="0"/>
              <w:autoSpaceDN w:val="0"/>
              <w:adjustRightInd w:val="0"/>
              <w:rPr>
                <w:rFonts w:ascii="Arial" w:hAnsi="Arial" w:cs="Arial"/>
                <w:b/>
                <w:sz w:val="16"/>
                <w:szCs w:val="16"/>
              </w:rPr>
            </w:pPr>
            <w:r>
              <w:rPr>
                <w:rFonts w:ascii="Arial" w:hAnsi="Arial" w:cs="Arial"/>
                <w:sz w:val="16"/>
                <w:szCs w:val="16"/>
              </w:rPr>
              <w:t>Modify</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76682B23" w14:textId="77777777" w:rsidR="004D08ED" w:rsidRDefault="004D08ED">
            <w:pPr>
              <w:autoSpaceDE w:val="0"/>
              <w:autoSpaceDN w:val="0"/>
              <w:adjustRightInd w:val="0"/>
              <w:rPr>
                <w:rFonts w:ascii="Arial" w:hAnsi="Arial" w:cs="Arial"/>
                <w:color w:val="0000FF"/>
                <w:sz w:val="16"/>
                <w:szCs w:val="16"/>
              </w:rPr>
            </w:pPr>
          </w:p>
        </w:tc>
        <w:tc>
          <w:tcPr>
            <w:tcW w:w="1508" w:type="dxa"/>
            <w:tcBorders>
              <w:top w:val="single" w:sz="4" w:space="0" w:color="auto"/>
              <w:left w:val="single" w:sz="4" w:space="0" w:color="auto"/>
              <w:bottom w:val="single" w:sz="4" w:space="0" w:color="auto"/>
              <w:right w:val="single" w:sz="4" w:space="0" w:color="auto"/>
            </w:tcBorders>
            <w:shd w:val="clear" w:color="auto" w:fill="auto"/>
          </w:tcPr>
          <w:p w14:paraId="154BDBD2" w14:textId="77777777" w:rsidR="004D08ED" w:rsidRDefault="004D08ED">
            <w:pPr>
              <w:autoSpaceDE w:val="0"/>
              <w:autoSpaceDN w:val="0"/>
              <w:adjustRightInd w:val="0"/>
              <w:rPr>
                <w:rFonts w:ascii="Arial" w:hAnsi="Arial" w:cs="Arial"/>
                <w:color w:val="0000FF"/>
                <w:sz w:val="16"/>
                <w:szCs w:val="16"/>
              </w:rPr>
            </w:pPr>
          </w:p>
        </w:tc>
        <w:tc>
          <w:tcPr>
            <w:tcW w:w="1756" w:type="dxa"/>
            <w:tcBorders>
              <w:top w:val="single" w:sz="4" w:space="0" w:color="auto"/>
              <w:left w:val="single" w:sz="4" w:space="0" w:color="auto"/>
              <w:bottom w:val="single" w:sz="4" w:space="0" w:color="auto"/>
              <w:right w:val="single" w:sz="4" w:space="0" w:color="auto"/>
            </w:tcBorders>
            <w:shd w:val="clear" w:color="auto" w:fill="auto"/>
            <w:hideMark/>
          </w:tcPr>
          <w:p w14:paraId="1A3CD5BE" w14:textId="77777777" w:rsidR="004D08ED" w:rsidRDefault="004D08ED">
            <w:pPr>
              <w:autoSpaceDE w:val="0"/>
              <w:autoSpaceDN w:val="0"/>
              <w:adjustRightInd w:val="0"/>
              <w:rPr>
                <w:rFonts w:ascii="Arial" w:hAnsi="Arial" w:cs="Arial"/>
                <w:color w:val="0000FF"/>
                <w:sz w:val="16"/>
                <w:szCs w:val="16"/>
              </w:rPr>
            </w:pPr>
            <w:r>
              <w:rPr>
                <w:rFonts w:ascii="Arial" w:hAnsi="Arial" w:cs="Arial"/>
                <w:color w:val="0000FF"/>
                <w:sz w:val="16"/>
                <w:szCs w:val="16"/>
              </w:rPr>
              <w:t xml:space="preserve"> </w:t>
            </w:r>
          </w:p>
        </w:tc>
      </w:tr>
    </w:tbl>
    <w:p w14:paraId="04A6CD68" w14:textId="49861E75" w:rsidR="004D08ED" w:rsidRDefault="004D08ED" w:rsidP="004D08ED">
      <w:pPr>
        <w:rPr>
          <w:rFonts w:ascii="Arial" w:hAnsi="Arial" w:cs="Arial"/>
          <w:iCs/>
        </w:rPr>
      </w:pPr>
    </w:p>
    <w:p w14:paraId="0E22CA6D" w14:textId="77777777" w:rsidR="004D08ED" w:rsidRDefault="004D08ED" w:rsidP="004D08ED">
      <w:pPr>
        <w:spacing w:after="0" w:line="240" w:lineRule="auto"/>
        <w:rPr>
          <w:rFonts w:ascii="Arial" w:hAnsi="Arial" w:cs="Arial"/>
          <w:b/>
          <w:iCs/>
        </w:rPr>
      </w:pPr>
      <w:r>
        <w:rPr>
          <w:rFonts w:ascii="Arial" w:hAnsi="Arial" w:cs="Arial"/>
          <w:b/>
        </w:rPr>
        <w:t xml:space="preserve">DB </w:t>
      </w:r>
      <w:proofErr w:type="gramStart"/>
      <w:r>
        <w:rPr>
          <w:rFonts w:ascii="Arial" w:hAnsi="Arial" w:cs="Arial"/>
          <w:b/>
        </w:rPr>
        <w:t>Procedure  Details</w:t>
      </w:r>
      <w:proofErr w:type="gramEnd"/>
      <w:r>
        <w:rPr>
          <w:rFonts w:ascii="Arial" w:hAnsi="Arial" w:cs="Arial"/>
          <w:b/>
          <w:iCs/>
        </w:rPr>
        <w:t xml:space="preserve">: </w:t>
      </w:r>
      <w:r>
        <w:t>Specify the details of DB procedure</w:t>
      </w:r>
      <w:r>
        <w:rPr>
          <w:rFonts w:ascii="Arial" w:hAnsi="Arial" w:cs="Arial"/>
          <w:b/>
          <w:iCs/>
        </w:rPr>
        <w:t xml:space="preserve"> </w:t>
      </w:r>
    </w:p>
    <w:p w14:paraId="5E5F28C1" w14:textId="77777777" w:rsidR="006775AB" w:rsidRDefault="006775AB" w:rsidP="006775AB">
      <w:pPr>
        <w:spacing w:after="0" w:line="240" w:lineRule="auto"/>
        <w:rPr>
          <w:rFonts w:ascii="Arial" w:hAnsi="Arial" w:cs="Arial"/>
          <w:bCs/>
          <w:iCs/>
        </w:rPr>
      </w:pPr>
    </w:p>
    <w:p w14:paraId="67BC818D" w14:textId="598E1AAE" w:rsidR="004D08ED" w:rsidRDefault="006775AB" w:rsidP="006775AB">
      <w:pPr>
        <w:spacing w:after="0" w:line="240" w:lineRule="auto"/>
        <w:rPr>
          <w:rFonts w:ascii="Arial" w:hAnsi="Arial" w:cs="Arial"/>
          <w:bCs/>
          <w:iCs/>
        </w:rPr>
      </w:pPr>
      <w:r w:rsidRPr="006775AB">
        <w:rPr>
          <w:rFonts w:ascii="Arial" w:hAnsi="Arial" w:cs="Arial"/>
          <w:bCs/>
          <w:iCs/>
        </w:rPr>
        <w:t>N/A</w:t>
      </w:r>
    </w:p>
    <w:p w14:paraId="3BA2674B" w14:textId="77777777" w:rsidR="006775AB" w:rsidRPr="006775AB" w:rsidRDefault="006775AB" w:rsidP="006775AB">
      <w:pPr>
        <w:spacing w:after="0" w:line="240" w:lineRule="auto"/>
        <w:rPr>
          <w:rFonts w:ascii="Arial" w:hAnsi="Arial" w:cs="Arial"/>
          <w:bCs/>
          <w:iCs/>
        </w:rPr>
      </w:pPr>
    </w:p>
    <w:p w14:paraId="45C2E2C7" w14:textId="2948EA01" w:rsidR="004D08ED" w:rsidRDefault="004D08ED" w:rsidP="004D08ED">
      <w:pPr>
        <w:rPr>
          <w:rFonts w:ascii="Arial" w:hAnsi="Arial" w:cs="Arial"/>
          <w:b/>
          <w:iCs/>
        </w:rPr>
      </w:pPr>
      <w:r>
        <w:rPr>
          <w:rFonts w:ascii="Arial" w:hAnsi="Arial" w:cs="Arial"/>
          <w:b/>
          <w:iCs/>
        </w:rPr>
        <w:t xml:space="preserve">Procedure Name: </w:t>
      </w:r>
    </w:p>
    <w:tbl>
      <w:tblPr>
        <w:tblW w:w="82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6"/>
        <w:gridCol w:w="1350"/>
        <w:gridCol w:w="1439"/>
        <w:gridCol w:w="1350"/>
        <w:gridCol w:w="1350"/>
        <w:gridCol w:w="1350"/>
      </w:tblGrid>
      <w:tr w:rsidR="004D08ED" w14:paraId="395A6EB9" w14:textId="77777777" w:rsidTr="00295C06">
        <w:trPr>
          <w:trHeight w:val="302"/>
        </w:trPr>
        <w:tc>
          <w:tcPr>
            <w:tcW w:w="1366"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082BCFD" w14:textId="77777777" w:rsidR="004D08ED" w:rsidRDefault="004D08ED">
            <w:pPr>
              <w:pStyle w:val="TableTextHd"/>
              <w:spacing w:line="256" w:lineRule="auto"/>
              <w:rPr>
                <w:sz w:val="16"/>
                <w:szCs w:val="16"/>
              </w:rPr>
            </w:pPr>
            <w:r>
              <w:rPr>
                <w:sz w:val="16"/>
                <w:szCs w:val="16"/>
              </w:rPr>
              <w:t>Parameter Name</w:t>
            </w:r>
          </w:p>
        </w:tc>
        <w:tc>
          <w:tcPr>
            <w:tcW w:w="13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29927CE" w14:textId="77777777" w:rsidR="004D08ED" w:rsidRDefault="004D08ED">
            <w:pPr>
              <w:pStyle w:val="TableTextHd"/>
              <w:spacing w:line="256" w:lineRule="auto"/>
              <w:rPr>
                <w:sz w:val="16"/>
                <w:szCs w:val="16"/>
              </w:rPr>
            </w:pPr>
            <w:r>
              <w:rPr>
                <w:sz w:val="16"/>
                <w:szCs w:val="16"/>
              </w:rPr>
              <w:t>Parameter Type</w:t>
            </w:r>
          </w:p>
        </w:tc>
        <w:tc>
          <w:tcPr>
            <w:tcW w:w="1439"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898C0E9" w14:textId="0356C1D3" w:rsidR="004D08ED" w:rsidRDefault="004D08ED">
            <w:pPr>
              <w:pStyle w:val="TableTextHd"/>
              <w:spacing w:line="256" w:lineRule="auto"/>
              <w:rPr>
                <w:sz w:val="16"/>
                <w:szCs w:val="16"/>
              </w:rPr>
            </w:pPr>
            <w:r>
              <w:rPr>
                <w:sz w:val="16"/>
                <w:szCs w:val="16"/>
              </w:rPr>
              <w:t>Parameter Data Type</w:t>
            </w:r>
          </w:p>
        </w:tc>
        <w:tc>
          <w:tcPr>
            <w:tcW w:w="13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72D7187" w14:textId="3773141C" w:rsidR="004D08ED" w:rsidRDefault="004D08ED">
            <w:pPr>
              <w:pStyle w:val="TableTextHd"/>
              <w:spacing w:line="256" w:lineRule="auto"/>
              <w:rPr>
                <w:sz w:val="16"/>
                <w:szCs w:val="16"/>
              </w:rPr>
            </w:pPr>
            <w:r>
              <w:rPr>
                <w:sz w:val="16"/>
                <w:szCs w:val="16"/>
              </w:rPr>
              <w:t>Data Type</w:t>
            </w:r>
          </w:p>
        </w:tc>
        <w:tc>
          <w:tcPr>
            <w:tcW w:w="13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5691B70" w14:textId="784AC5A8" w:rsidR="004D08ED" w:rsidRDefault="004D08ED">
            <w:pPr>
              <w:pStyle w:val="TableTextHd"/>
              <w:spacing w:line="256" w:lineRule="auto"/>
              <w:rPr>
                <w:sz w:val="16"/>
                <w:szCs w:val="16"/>
              </w:rPr>
            </w:pPr>
            <w:r>
              <w:rPr>
                <w:sz w:val="16"/>
                <w:szCs w:val="16"/>
              </w:rPr>
              <w:t>Length</w:t>
            </w:r>
          </w:p>
        </w:tc>
        <w:tc>
          <w:tcPr>
            <w:tcW w:w="13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C4E77E6" w14:textId="77777777" w:rsidR="004D08ED" w:rsidRDefault="004D08ED">
            <w:pPr>
              <w:pStyle w:val="TableTextHd"/>
              <w:spacing w:line="256" w:lineRule="auto"/>
              <w:rPr>
                <w:sz w:val="16"/>
                <w:szCs w:val="16"/>
              </w:rPr>
            </w:pPr>
            <w:r>
              <w:rPr>
                <w:sz w:val="16"/>
                <w:szCs w:val="16"/>
              </w:rPr>
              <w:t>Scale</w:t>
            </w:r>
          </w:p>
        </w:tc>
      </w:tr>
      <w:tr w:rsidR="004D08ED" w14:paraId="40DBD001" w14:textId="77777777" w:rsidTr="004D08ED">
        <w:trPr>
          <w:trHeight w:val="271"/>
        </w:trPr>
        <w:tc>
          <w:tcPr>
            <w:tcW w:w="1366" w:type="dxa"/>
            <w:tcBorders>
              <w:top w:val="single" w:sz="4" w:space="0" w:color="auto"/>
              <w:left w:val="single" w:sz="4" w:space="0" w:color="auto"/>
              <w:bottom w:val="single" w:sz="4" w:space="0" w:color="auto"/>
              <w:right w:val="single" w:sz="4" w:space="0" w:color="auto"/>
            </w:tcBorders>
            <w:vAlign w:val="center"/>
          </w:tcPr>
          <w:p w14:paraId="5D568393" w14:textId="77777777" w:rsidR="004D08ED" w:rsidRDefault="004D08ED">
            <w:pPr>
              <w:autoSpaceDE w:val="0"/>
              <w:autoSpaceDN w:val="0"/>
              <w:spacing w:line="240" w:lineRule="atLeast"/>
              <w:rPr>
                <w:rFonts w:ascii="Arial" w:hAnsi="Arial" w:cs="Arial"/>
                <w:b/>
                <w:sz w:val="16"/>
                <w:szCs w:val="16"/>
                <w:lang w:val="fr-FR"/>
              </w:rPr>
            </w:pPr>
          </w:p>
        </w:tc>
        <w:tc>
          <w:tcPr>
            <w:tcW w:w="1350" w:type="dxa"/>
            <w:tcBorders>
              <w:top w:val="single" w:sz="4" w:space="0" w:color="auto"/>
              <w:left w:val="single" w:sz="4" w:space="0" w:color="auto"/>
              <w:bottom w:val="single" w:sz="4" w:space="0" w:color="auto"/>
              <w:right w:val="single" w:sz="4" w:space="0" w:color="auto"/>
            </w:tcBorders>
            <w:vAlign w:val="center"/>
            <w:hideMark/>
          </w:tcPr>
          <w:p w14:paraId="5B028C78" w14:textId="77777777" w:rsidR="004D08ED" w:rsidRDefault="004D08ED">
            <w:pPr>
              <w:autoSpaceDE w:val="0"/>
              <w:autoSpaceDN w:val="0"/>
              <w:adjustRightInd w:val="0"/>
              <w:rPr>
                <w:rFonts w:ascii="Arial" w:hAnsi="Arial" w:cs="Arial"/>
                <w:b/>
                <w:sz w:val="16"/>
                <w:szCs w:val="16"/>
                <w:lang w:val="en-GB"/>
              </w:rPr>
            </w:pPr>
            <w:r>
              <w:rPr>
                <w:rFonts w:ascii="Arial" w:hAnsi="Arial" w:cs="Arial"/>
                <w:b/>
                <w:sz w:val="16"/>
                <w:szCs w:val="16"/>
              </w:rPr>
              <w:t>IN/OUT</w:t>
            </w:r>
          </w:p>
        </w:tc>
        <w:tc>
          <w:tcPr>
            <w:tcW w:w="1439" w:type="dxa"/>
            <w:tcBorders>
              <w:top w:val="single" w:sz="4" w:space="0" w:color="auto"/>
              <w:left w:val="single" w:sz="4" w:space="0" w:color="auto"/>
              <w:bottom w:val="single" w:sz="4" w:space="0" w:color="auto"/>
              <w:right w:val="single" w:sz="4" w:space="0" w:color="auto"/>
            </w:tcBorders>
          </w:tcPr>
          <w:p w14:paraId="0BD3D148" w14:textId="184A8ECB" w:rsidR="004D08ED" w:rsidRDefault="004D08ED">
            <w:pPr>
              <w:autoSpaceDE w:val="0"/>
              <w:autoSpaceDN w:val="0"/>
              <w:adjustRightInd w:val="0"/>
              <w:rPr>
                <w:rFonts w:ascii="Arial" w:hAnsi="Arial" w:cs="Arial"/>
                <w:color w:val="0000FF"/>
                <w:sz w:val="16"/>
                <w:szCs w:val="16"/>
                <w:lang w:val="en-IN"/>
              </w:rPr>
            </w:pPr>
          </w:p>
          <w:p w14:paraId="58106A08" w14:textId="77777777" w:rsidR="004D08ED" w:rsidRDefault="004D08ED">
            <w:pPr>
              <w:autoSpaceDE w:val="0"/>
              <w:autoSpaceDN w:val="0"/>
              <w:adjustRightInd w:val="0"/>
              <w:rPr>
                <w:rFonts w:ascii="Arial" w:hAnsi="Arial" w:cs="Arial"/>
                <w:sz w:val="16"/>
                <w:szCs w:val="16"/>
              </w:rPr>
            </w:pPr>
          </w:p>
        </w:tc>
        <w:tc>
          <w:tcPr>
            <w:tcW w:w="1350" w:type="dxa"/>
            <w:tcBorders>
              <w:top w:val="single" w:sz="4" w:space="0" w:color="auto"/>
              <w:left w:val="single" w:sz="4" w:space="0" w:color="auto"/>
              <w:bottom w:val="single" w:sz="4" w:space="0" w:color="auto"/>
              <w:right w:val="single" w:sz="4" w:space="0" w:color="auto"/>
            </w:tcBorders>
            <w:hideMark/>
          </w:tcPr>
          <w:p w14:paraId="08C09B90" w14:textId="168F1D42" w:rsidR="004D08ED" w:rsidRDefault="004D08ED">
            <w:pPr>
              <w:autoSpaceDE w:val="0"/>
              <w:autoSpaceDN w:val="0"/>
              <w:adjustRightInd w:val="0"/>
              <w:rPr>
                <w:rFonts w:ascii="Arial" w:hAnsi="Arial" w:cs="Arial"/>
                <w:color w:val="0000FF"/>
                <w:sz w:val="16"/>
                <w:szCs w:val="16"/>
              </w:rPr>
            </w:pPr>
            <w:r>
              <w:rPr>
                <w:rFonts w:ascii="Arial" w:hAnsi="Arial" w:cs="Arial"/>
                <w:color w:val="0000FF"/>
                <w:sz w:val="16"/>
                <w:szCs w:val="16"/>
              </w:rPr>
              <w:t xml:space="preserve"> </w:t>
            </w:r>
          </w:p>
        </w:tc>
        <w:tc>
          <w:tcPr>
            <w:tcW w:w="1350" w:type="dxa"/>
            <w:tcBorders>
              <w:top w:val="single" w:sz="4" w:space="0" w:color="auto"/>
              <w:left w:val="single" w:sz="4" w:space="0" w:color="auto"/>
              <w:bottom w:val="single" w:sz="4" w:space="0" w:color="auto"/>
              <w:right w:val="single" w:sz="4" w:space="0" w:color="auto"/>
            </w:tcBorders>
          </w:tcPr>
          <w:p w14:paraId="601C90F1" w14:textId="4125BD74" w:rsidR="004D08ED" w:rsidRDefault="004D08ED">
            <w:pPr>
              <w:autoSpaceDE w:val="0"/>
              <w:autoSpaceDN w:val="0"/>
              <w:adjustRightInd w:val="0"/>
              <w:rPr>
                <w:rFonts w:ascii="Arial" w:hAnsi="Arial" w:cs="Arial"/>
                <w:color w:val="0000FF"/>
                <w:sz w:val="16"/>
                <w:szCs w:val="16"/>
              </w:rPr>
            </w:pPr>
          </w:p>
        </w:tc>
        <w:tc>
          <w:tcPr>
            <w:tcW w:w="1350" w:type="dxa"/>
            <w:tcBorders>
              <w:top w:val="single" w:sz="4" w:space="0" w:color="auto"/>
              <w:left w:val="single" w:sz="4" w:space="0" w:color="auto"/>
              <w:bottom w:val="single" w:sz="4" w:space="0" w:color="auto"/>
              <w:right w:val="single" w:sz="4" w:space="0" w:color="auto"/>
            </w:tcBorders>
          </w:tcPr>
          <w:p w14:paraId="42F15F24" w14:textId="77777777" w:rsidR="004D08ED" w:rsidRDefault="004D08ED">
            <w:pPr>
              <w:autoSpaceDE w:val="0"/>
              <w:autoSpaceDN w:val="0"/>
              <w:adjustRightInd w:val="0"/>
              <w:rPr>
                <w:rFonts w:ascii="Arial" w:hAnsi="Arial" w:cs="Arial"/>
                <w:color w:val="0000FF"/>
                <w:sz w:val="16"/>
                <w:szCs w:val="16"/>
              </w:rPr>
            </w:pPr>
          </w:p>
        </w:tc>
      </w:tr>
    </w:tbl>
    <w:p w14:paraId="4BC78DBB" w14:textId="01191FD2" w:rsidR="004D08ED" w:rsidRDefault="004D08ED" w:rsidP="004D08ED">
      <w:pPr>
        <w:rPr>
          <w:rFonts w:ascii="Arial" w:hAnsi="Arial" w:cs="Arial"/>
          <w:b/>
          <w:iCs/>
          <w:sz w:val="20"/>
          <w:szCs w:val="20"/>
        </w:rPr>
      </w:pPr>
    </w:p>
    <w:p w14:paraId="419510D5" w14:textId="3B114F6E" w:rsidR="004D08ED" w:rsidRDefault="004D08ED" w:rsidP="004D08ED">
      <w:pPr>
        <w:tabs>
          <w:tab w:val="left" w:pos="8415"/>
        </w:tabs>
        <w:rPr>
          <w:rFonts w:ascii="Arial" w:hAnsi="Arial" w:cs="Arial"/>
          <w:b/>
          <w:iCs/>
        </w:rPr>
      </w:pPr>
      <w:r>
        <w:rPr>
          <w:rFonts w:ascii="Arial" w:hAnsi="Arial" w:cs="Arial"/>
          <w:b/>
          <w:iCs/>
        </w:rPr>
        <w:t>Procedure Logic:</w:t>
      </w:r>
      <w:r>
        <w:rPr>
          <w:rFonts w:ascii="Arial" w:hAnsi="Arial" w:cs="Arial"/>
          <w:b/>
          <w:iCs/>
        </w:rPr>
        <w:tab/>
      </w:r>
    </w:p>
    <w:p w14:paraId="0EB38350" w14:textId="76DF9EB5" w:rsidR="004D08ED" w:rsidRDefault="004D08ED" w:rsidP="004D08ED">
      <w:pPr>
        <w:spacing w:after="0" w:line="240" w:lineRule="auto"/>
        <w:rPr>
          <w:rFonts w:ascii="Arial" w:hAnsi="Arial" w:cs="Arial"/>
          <w:b/>
          <w:sz w:val="26"/>
          <w:szCs w:val="26"/>
          <w:lang w:val="en-IN"/>
        </w:rPr>
      </w:pPr>
    </w:p>
    <w:p w14:paraId="17C155ED" w14:textId="30B7DCE9" w:rsidR="004D08ED" w:rsidRDefault="004D08ED" w:rsidP="004D08ED">
      <w:pPr>
        <w:spacing w:after="0" w:line="240" w:lineRule="auto"/>
        <w:rPr>
          <w:rFonts w:ascii="Arial" w:hAnsi="Arial" w:cs="Arial"/>
          <w:b/>
          <w:iCs/>
        </w:rPr>
      </w:pPr>
      <w:r>
        <w:rPr>
          <w:rFonts w:ascii="Arial" w:hAnsi="Arial" w:cs="Arial"/>
          <w:b/>
        </w:rPr>
        <w:t>DB Objects (View/Table</w:t>
      </w:r>
      <w:proofErr w:type="gramStart"/>
      <w:r>
        <w:rPr>
          <w:rFonts w:ascii="Arial" w:hAnsi="Arial" w:cs="Arial"/>
          <w:b/>
        </w:rPr>
        <w:t>)</w:t>
      </w:r>
      <w:r>
        <w:rPr>
          <w:rFonts w:ascii="Arial" w:hAnsi="Arial" w:cs="Arial"/>
          <w:b/>
          <w:iCs/>
        </w:rPr>
        <w:t xml:space="preserve"> :</w:t>
      </w:r>
      <w:proofErr w:type="gramEnd"/>
      <w:r>
        <w:rPr>
          <w:rFonts w:ascii="Arial" w:hAnsi="Arial" w:cs="Arial"/>
          <w:b/>
          <w:iCs/>
        </w:rPr>
        <w:t xml:space="preserve"> </w:t>
      </w:r>
      <w:r>
        <w:rPr>
          <w:rFonts w:ascii="Arial" w:hAnsi="Arial" w:cs="Arial"/>
        </w:rPr>
        <w:t>Specify the details of DB object structure</w:t>
      </w:r>
      <w:r>
        <w:rPr>
          <w:rFonts w:ascii="Arial" w:hAnsi="Arial" w:cs="Arial"/>
          <w:b/>
          <w:iCs/>
        </w:rPr>
        <w:t xml:space="preserve"> </w:t>
      </w:r>
    </w:p>
    <w:tbl>
      <w:tblPr>
        <w:tblW w:w="9525" w:type="dxa"/>
        <w:tblInd w:w="3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1604"/>
        <w:gridCol w:w="1801"/>
        <w:gridCol w:w="2160"/>
        <w:gridCol w:w="1350"/>
        <w:gridCol w:w="1170"/>
        <w:gridCol w:w="1440"/>
      </w:tblGrid>
      <w:tr w:rsidR="004D08ED" w14:paraId="268D7A89" w14:textId="77777777" w:rsidTr="00295C06">
        <w:trPr>
          <w:cantSplit/>
          <w:tblHeader/>
        </w:trPr>
        <w:tc>
          <w:tcPr>
            <w:tcW w:w="1604" w:type="dxa"/>
            <w:tcBorders>
              <w:top w:val="single" w:sz="4" w:space="0" w:color="auto"/>
              <w:left w:val="single" w:sz="4" w:space="0" w:color="auto"/>
              <w:bottom w:val="single" w:sz="6" w:space="0" w:color="auto"/>
              <w:right w:val="single" w:sz="6" w:space="0" w:color="auto"/>
            </w:tcBorders>
            <w:shd w:val="clear" w:color="auto" w:fill="B4C6E7" w:themeFill="accent1" w:themeFillTint="66"/>
            <w:vAlign w:val="center"/>
            <w:hideMark/>
          </w:tcPr>
          <w:p w14:paraId="6F0A31F9" w14:textId="77777777" w:rsidR="004D08ED" w:rsidRDefault="004D08ED">
            <w:pPr>
              <w:pStyle w:val="TableTextHd"/>
              <w:spacing w:line="256" w:lineRule="auto"/>
              <w:rPr>
                <w:sz w:val="16"/>
                <w:szCs w:val="16"/>
              </w:rPr>
            </w:pPr>
            <w:r>
              <w:rPr>
                <w:sz w:val="16"/>
                <w:szCs w:val="16"/>
              </w:rPr>
              <w:lastRenderedPageBreak/>
              <w:t>View Column</w:t>
            </w:r>
          </w:p>
        </w:tc>
        <w:tc>
          <w:tcPr>
            <w:tcW w:w="1801" w:type="dxa"/>
            <w:tcBorders>
              <w:top w:val="single" w:sz="4" w:space="0" w:color="auto"/>
              <w:left w:val="single" w:sz="6" w:space="0" w:color="auto"/>
              <w:bottom w:val="single" w:sz="6" w:space="0" w:color="auto"/>
              <w:right w:val="single" w:sz="6" w:space="0" w:color="auto"/>
            </w:tcBorders>
            <w:shd w:val="clear" w:color="auto" w:fill="B4C6E7" w:themeFill="accent1" w:themeFillTint="66"/>
            <w:vAlign w:val="center"/>
            <w:hideMark/>
          </w:tcPr>
          <w:p w14:paraId="752C053B" w14:textId="77777777" w:rsidR="004D08ED" w:rsidRDefault="004D08ED">
            <w:pPr>
              <w:pStyle w:val="TableTextHd"/>
              <w:spacing w:line="256" w:lineRule="auto"/>
              <w:rPr>
                <w:sz w:val="16"/>
                <w:szCs w:val="16"/>
              </w:rPr>
            </w:pPr>
            <w:r>
              <w:rPr>
                <w:sz w:val="16"/>
                <w:szCs w:val="16"/>
              </w:rPr>
              <w:t>Table Column</w:t>
            </w:r>
          </w:p>
        </w:tc>
        <w:tc>
          <w:tcPr>
            <w:tcW w:w="2160" w:type="dxa"/>
            <w:tcBorders>
              <w:top w:val="single" w:sz="4" w:space="0" w:color="auto"/>
              <w:left w:val="single" w:sz="6" w:space="0" w:color="auto"/>
              <w:bottom w:val="single" w:sz="6" w:space="0" w:color="auto"/>
              <w:right w:val="single" w:sz="6" w:space="0" w:color="auto"/>
            </w:tcBorders>
            <w:shd w:val="clear" w:color="auto" w:fill="B4C6E7" w:themeFill="accent1" w:themeFillTint="66"/>
            <w:vAlign w:val="center"/>
            <w:hideMark/>
          </w:tcPr>
          <w:p w14:paraId="34D1984D" w14:textId="17A08A79" w:rsidR="004D08ED" w:rsidRDefault="004D08ED">
            <w:pPr>
              <w:pStyle w:val="TableTextHd"/>
              <w:spacing w:line="256" w:lineRule="auto"/>
              <w:rPr>
                <w:sz w:val="16"/>
                <w:szCs w:val="16"/>
              </w:rPr>
            </w:pPr>
            <w:r>
              <w:rPr>
                <w:sz w:val="16"/>
                <w:szCs w:val="16"/>
              </w:rPr>
              <w:t>SQL Data Type</w:t>
            </w:r>
          </w:p>
        </w:tc>
        <w:tc>
          <w:tcPr>
            <w:tcW w:w="1350" w:type="dxa"/>
            <w:tcBorders>
              <w:top w:val="single" w:sz="4" w:space="0" w:color="auto"/>
              <w:left w:val="single" w:sz="6" w:space="0" w:color="auto"/>
              <w:bottom w:val="single" w:sz="6" w:space="0" w:color="auto"/>
              <w:right w:val="single" w:sz="6" w:space="0" w:color="auto"/>
            </w:tcBorders>
            <w:shd w:val="clear" w:color="auto" w:fill="B4C6E7" w:themeFill="accent1" w:themeFillTint="66"/>
            <w:vAlign w:val="center"/>
            <w:hideMark/>
          </w:tcPr>
          <w:p w14:paraId="67CCA327" w14:textId="1F09D219" w:rsidR="004D08ED" w:rsidRDefault="004D08ED">
            <w:pPr>
              <w:pStyle w:val="TableTextHd"/>
              <w:spacing w:line="256" w:lineRule="auto"/>
              <w:rPr>
                <w:sz w:val="16"/>
                <w:szCs w:val="16"/>
              </w:rPr>
            </w:pPr>
            <w:r>
              <w:rPr>
                <w:sz w:val="16"/>
                <w:szCs w:val="16"/>
              </w:rPr>
              <w:t>Dimension</w:t>
            </w:r>
          </w:p>
        </w:tc>
        <w:tc>
          <w:tcPr>
            <w:tcW w:w="1170" w:type="dxa"/>
            <w:tcBorders>
              <w:top w:val="single" w:sz="4" w:space="0" w:color="auto"/>
              <w:left w:val="single" w:sz="6" w:space="0" w:color="auto"/>
              <w:bottom w:val="single" w:sz="6" w:space="0" w:color="auto"/>
              <w:right w:val="single" w:sz="6" w:space="0" w:color="auto"/>
            </w:tcBorders>
            <w:shd w:val="clear" w:color="auto" w:fill="B4C6E7" w:themeFill="accent1" w:themeFillTint="66"/>
            <w:vAlign w:val="center"/>
            <w:hideMark/>
          </w:tcPr>
          <w:p w14:paraId="309BFF90" w14:textId="77777777" w:rsidR="004D08ED" w:rsidRDefault="004D08ED">
            <w:pPr>
              <w:pStyle w:val="TableTextHd"/>
              <w:spacing w:line="256" w:lineRule="auto"/>
              <w:rPr>
                <w:sz w:val="16"/>
                <w:szCs w:val="16"/>
              </w:rPr>
            </w:pPr>
            <w:r>
              <w:rPr>
                <w:sz w:val="16"/>
                <w:szCs w:val="16"/>
              </w:rPr>
              <w:t>Not Null</w:t>
            </w:r>
          </w:p>
        </w:tc>
        <w:tc>
          <w:tcPr>
            <w:tcW w:w="1440" w:type="dxa"/>
            <w:tcBorders>
              <w:top w:val="single" w:sz="4" w:space="0" w:color="auto"/>
              <w:left w:val="single" w:sz="6" w:space="0" w:color="auto"/>
              <w:bottom w:val="single" w:sz="6" w:space="0" w:color="auto"/>
              <w:right w:val="single" w:sz="4" w:space="0" w:color="auto"/>
            </w:tcBorders>
            <w:shd w:val="clear" w:color="auto" w:fill="B4C6E7" w:themeFill="accent1" w:themeFillTint="66"/>
            <w:vAlign w:val="center"/>
            <w:hideMark/>
          </w:tcPr>
          <w:p w14:paraId="6BA7FC78" w14:textId="77777777" w:rsidR="004D08ED" w:rsidRDefault="004D08ED">
            <w:pPr>
              <w:pStyle w:val="TableTextHd"/>
              <w:spacing w:line="256" w:lineRule="auto"/>
              <w:rPr>
                <w:sz w:val="16"/>
                <w:szCs w:val="16"/>
              </w:rPr>
            </w:pPr>
            <w:r>
              <w:rPr>
                <w:sz w:val="16"/>
                <w:szCs w:val="16"/>
              </w:rPr>
              <w:t>Default</w:t>
            </w:r>
          </w:p>
        </w:tc>
      </w:tr>
      <w:tr w:rsidR="004D08ED" w14:paraId="52CA15EE" w14:textId="77777777" w:rsidTr="004D08ED">
        <w:trPr>
          <w:cantSplit/>
        </w:trPr>
        <w:tc>
          <w:tcPr>
            <w:tcW w:w="1604" w:type="dxa"/>
            <w:tcBorders>
              <w:top w:val="single" w:sz="6" w:space="0" w:color="auto"/>
              <w:left w:val="single" w:sz="4" w:space="0" w:color="auto"/>
              <w:bottom w:val="single" w:sz="6" w:space="0" w:color="auto"/>
              <w:right w:val="single" w:sz="6" w:space="0" w:color="auto"/>
            </w:tcBorders>
          </w:tcPr>
          <w:p w14:paraId="1CA2A5D3" w14:textId="77777777" w:rsidR="004D08ED" w:rsidRDefault="004D08ED"/>
        </w:tc>
        <w:tc>
          <w:tcPr>
            <w:tcW w:w="1801" w:type="dxa"/>
            <w:tcBorders>
              <w:top w:val="single" w:sz="6" w:space="0" w:color="auto"/>
              <w:left w:val="single" w:sz="6" w:space="0" w:color="auto"/>
              <w:bottom w:val="single" w:sz="6" w:space="0" w:color="auto"/>
              <w:right w:val="single" w:sz="6" w:space="0" w:color="auto"/>
            </w:tcBorders>
          </w:tcPr>
          <w:p w14:paraId="26C05124" w14:textId="77777777" w:rsidR="004D08ED" w:rsidRDefault="004D08ED"/>
        </w:tc>
        <w:tc>
          <w:tcPr>
            <w:tcW w:w="2160" w:type="dxa"/>
            <w:tcBorders>
              <w:top w:val="single" w:sz="6" w:space="0" w:color="auto"/>
              <w:left w:val="single" w:sz="6" w:space="0" w:color="auto"/>
              <w:bottom w:val="single" w:sz="6" w:space="0" w:color="auto"/>
              <w:right w:val="single" w:sz="6" w:space="0" w:color="auto"/>
            </w:tcBorders>
          </w:tcPr>
          <w:p w14:paraId="3AF5A27A" w14:textId="2FD49F11" w:rsidR="004D08ED" w:rsidRDefault="004D08ED"/>
        </w:tc>
        <w:tc>
          <w:tcPr>
            <w:tcW w:w="1350" w:type="dxa"/>
            <w:tcBorders>
              <w:top w:val="single" w:sz="6" w:space="0" w:color="auto"/>
              <w:left w:val="single" w:sz="6" w:space="0" w:color="auto"/>
              <w:bottom w:val="single" w:sz="6" w:space="0" w:color="auto"/>
              <w:right w:val="single" w:sz="6" w:space="0" w:color="auto"/>
            </w:tcBorders>
          </w:tcPr>
          <w:p w14:paraId="7C66F856" w14:textId="6567468E" w:rsidR="004D08ED" w:rsidRDefault="004D08ED"/>
        </w:tc>
        <w:tc>
          <w:tcPr>
            <w:tcW w:w="1170" w:type="dxa"/>
            <w:tcBorders>
              <w:top w:val="single" w:sz="6" w:space="0" w:color="auto"/>
              <w:left w:val="single" w:sz="6" w:space="0" w:color="auto"/>
              <w:bottom w:val="single" w:sz="6" w:space="0" w:color="auto"/>
              <w:right w:val="single" w:sz="6" w:space="0" w:color="auto"/>
            </w:tcBorders>
          </w:tcPr>
          <w:p w14:paraId="1551E92A" w14:textId="77777777" w:rsidR="004D08ED" w:rsidRDefault="004D08ED"/>
        </w:tc>
        <w:tc>
          <w:tcPr>
            <w:tcW w:w="1440" w:type="dxa"/>
            <w:tcBorders>
              <w:top w:val="single" w:sz="6" w:space="0" w:color="auto"/>
              <w:left w:val="single" w:sz="6" w:space="0" w:color="auto"/>
              <w:bottom w:val="single" w:sz="6" w:space="0" w:color="auto"/>
              <w:right w:val="single" w:sz="4" w:space="0" w:color="auto"/>
            </w:tcBorders>
          </w:tcPr>
          <w:p w14:paraId="026AB5B8" w14:textId="77777777" w:rsidR="004D08ED" w:rsidRDefault="004D08ED"/>
        </w:tc>
      </w:tr>
      <w:tr w:rsidR="004D08ED" w14:paraId="4758096A" w14:textId="77777777" w:rsidTr="004D08ED">
        <w:trPr>
          <w:cantSplit/>
        </w:trPr>
        <w:tc>
          <w:tcPr>
            <w:tcW w:w="1604" w:type="dxa"/>
            <w:tcBorders>
              <w:top w:val="single" w:sz="6" w:space="0" w:color="auto"/>
              <w:left w:val="single" w:sz="4" w:space="0" w:color="auto"/>
              <w:bottom w:val="single" w:sz="6" w:space="0" w:color="auto"/>
              <w:right w:val="single" w:sz="6" w:space="0" w:color="auto"/>
            </w:tcBorders>
          </w:tcPr>
          <w:p w14:paraId="2DB82D3F" w14:textId="77777777" w:rsidR="004D08ED" w:rsidRDefault="004D08ED"/>
        </w:tc>
        <w:tc>
          <w:tcPr>
            <w:tcW w:w="1801" w:type="dxa"/>
            <w:tcBorders>
              <w:top w:val="single" w:sz="6" w:space="0" w:color="auto"/>
              <w:left w:val="single" w:sz="6" w:space="0" w:color="auto"/>
              <w:bottom w:val="single" w:sz="6" w:space="0" w:color="auto"/>
              <w:right w:val="single" w:sz="6" w:space="0" w:color="auto"/>
            </w:tcBorders>
          </w:tcPr>
          <w:p w14:paraId="0DAC95F1" w14:textId="77777777" w:rsidR="004D08ED" w:rsidRDefault="004D08ED"/>
        </w:tc>
        <w:tc>
          <w:tcPr>
            <w:tcW w:w="2160" w:type="dxa"/>
            <w:tcBorders>
              <w:top w:val="single" w:sz="6" w:space="0" w:color="auto"/>
              <w:left w:val="single" w:sz="6" w:space="0" w:color="auto"/>
              <w:bottom w:val="single" w:sz="6" w:space="0" w:color="auto"/>
              <w:right w:val="single" w:sz="6" w:space="0" w:color="auto"/>
            </w:tcBorders>
          </w:tcPr>
          <w:p w14:paraId="3101000A" w14:textId="66597C3A" w:rsidR="004D08ED" w:rsidRDefault="004D08ED"/>
        </w:tc>
        <w:tc>
          <w:tcPr>
            <w:tcW w:w="1350" w:type="dxa"/>
            <w:tcBorders>
              <w:top w:val="single" w:sz="6" w:space="0" w:color="auto"/>
              <w:left w:val="single" w:sz="6" w:space="0" w:color="auto"/>
              <w:bottom w:val="single" w:sz="6" w:space="0" w:color="auto"/>
              <w:right w:val="single" w:sz="6" w:space="0" w:color="auto"/>
            </w:tcBorders>
          </w:tcPr>
          <w:p w14:paraId="0E6B5009" w14:textId="25B26634" w:rsidR="004D08ED" w:rsidRDefault="004D08ED"/>
        </w:tc>
        <w:tc>
          <w:tcPr>
            <w:tcW w:w="1170" w:type="dxa"/>
            <w:tcBorders>
              <w:top w:val="single" w:sz="6" w:space="0" w:color="auto"/>
              <w:left w:val="single" w:sz="6" w:space="0" w:color="auto"/>
              <w:bottom w:val="single" w:sz="6" w:space="0" w:color="auto"/>
              <w:right w:val="single" w:sz="6" w:space="0" w:color="auto"/>
            </w:tcBorders>
          </w:tcPr>
          <w:p w14:paraId="45EA18ED" w14:textId="77777777" w:rsidR="004D08ED" w:rsidRDefault="004D08ED"/>
        </w:tc>
        <w:tc>
          <w:tcPr>
            <w:tcW w:w="1440" w:type="dxa"/>
            <w:tcBorders>
              <w:top w:val="single" w:sz="6" w:space="0" w:color="auto"/>
              <w:left w:val="single" w:sz="6" w:space="0" w:color="auto"/>
              <w:bottom w:val="single" w:sz="6" w:space="0" w:color="auto"/>
              <w:right w:val="single" w:sz="4" w:space="0" w:color="auto"/>
            </w:tcBorders>
          </w:tcPr>
          <w:p w14:paraId="40CB03A8" w14:textId="77777777" w:rsidR="004D08ED" w:rsidRDefault="004D08ED"/>
        </w:tc>
      </w:tr>
    </w:tbl>
    <w:p w14:paraId="176E08FE" w14:textId="1EE88856" w:rsidR="004D08ED" w:rsidRDefault="004D08ED" w:rsidP="004D08ED"/>
    <w:p w14:paraId="5B19C4BA" w14:textId="4BF6ACE7" w:rsidR="00295C06" w:rsidRDefault="00295C06" w:rsidP="004D08ED">
      <w:pPr>
        <w:rPr>
          <w:rFonts w:ascii="Arial" w:hAnsi="Arial" w:cs="Arial"/>
          <w:b/>
          <w:iCs/>
        </w:rPr>
      </w:pPr>
      <w:r>
        <w:rPr>
          <w:rFonts w:ascii="Arial" w:hAnsi="Arial" w:cs="Arial"/>
          <w:b/>
          <w:iCs/>
        </w:rPr>
        <w:t>Attach View Screenshot</w:t>
      </w:r>
    </w:p>
    <w:p w14:paraId="735BB7CF" w14:textId="6E07CA6D" w:rsidR="004D08ED" w:rsidRPr="006775AB" w:rsidRDefault="006775AB" w:rsidP="004D08ED">
      <w:pPr>
        <w:rPr>
          <w:ins w:id="117" w:author="BIBHAS CHATTERJEE" w:date="2019-11-15T14:53:00Z"/>
          <w:rFonts w:ascii="Arial" w:hAnsi="Arial" w:cs="Arial"/>
          <w:bCs/>
          <w:iCs/>
        </w:rPr>
      </w:pPr>
      <w:r w:rsidRPr="006775AB">
        <w:rPr>
          <w:rFonts w:ascii="Arial" w:hAnsi="Arial" w:cs="Arial"/>
          <w:bCs/>
          <w:iCs/>
        </w:rPr>
        <w:t>N/A</w:t>
      </w:r>
    </w:p>
    <w:bookmarkEnd w:id="116"/>
    <w:p w14:paraId="4FDBAC08" w14:textId="755FA989" w:rsidR="004D08ED" w:rsidRPr="007F3D16" w:rsidDel="00B32A5E" w:rsidRDefault="004D08ED" w:rsidP="00BC023B">
      <w:pPr>
        <w:rPr>
          <w:del w:id="118" w:author="BIBHAS CHATTERJEE" w:date="2019-11-15T14:56:00Z"/>
        </w:rPr>
        <w:sectPr w:rsidR="004D08ED" w:rsidRPr="007F3D16" w:rsidDel="00B32A5E" w:rsidSect="002430A6">
          <w:headerReference w:type="even" r:id="rId18"/>
          <w:headerReference w:type="default" r:id="rId19"/>
          <w:footerReference w:type="default" r:id="rId20"/>
          <w:headerReference w:type="first" r:id="rId21"/>
          <w:footerReference w:type="first" r:id="rId22"/>
          <w:pgSz w:w="12240" w:h="15840" w:code="1"/>
          <w:pgMar w:top="1440" w:right="1440" w:bottom="1440" w:left="806" w:header="720" w:footer="720" w:gutter="0"/>
          <w:cols w:space="720"/>
          <w:titlePg/>
          <w:docGrid w:linePitch="360"/>
        </w:sectPr>
      </w:pPr>
    </w:p>
    <w:p w14:paraId="4A065C2B" w14:textId="24D436C5" w:rsidR="00126E61" w:rsidRDefault="00126E61" w:rsidP="00913A67">
      <w:pPr>
        <w:pStyle w:val="Heading1"/>
        <w:numPr>
          <w:ilvl w:val="0"/>
          <w:numId w:val="1"/>
        </w:numPr>
        <w:tabs>
          <w:tab w:val="left" w:pos="360"/>
        </w:tabs>
        <w:ind w:left="360" w:hanging="360"/>
      </w:pPr>
      <w:bookmarkStart w:id="119" w:name="_Toc24722252"/>
      <w:bookmarkStart w:id="120" w:name="_Toc89705683"/>
      <w:r>
        <w:lastRenderedPageBreak/>
        <w:t>Unit</w:t>
      </w:r>
      <w:r w:rsidR="004C41C5">
        <w:t xml:space="preserve"> </w:t>
      </w:r>
      <w:r>
        <w:t>Test Plan</w:t>
      </w:r>
      <w:bookmarkEnd w:id="119"/>
      <w:bookmarkEnd w:id="120"/>
      <w:r>
        <w:t xml:space="preserve"> </w:t>
      </w:r>
    </w:p>
    <w:tbl>
      <w:tblPr>
        <w:tblW w:w="1061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119"/>
        <w:gridCol w:w="709"/>
        <w:gridCol w:w="1701"/>
        <w:gridCol w:w="1701"/>
        <w:gridCol w:w="1701"/>
        <w:gridCol w:w="1418"/>
        <w:gridCol w:w="1134"/>
        <w:gridCol w:w="1134"/>
      </w:tblGrid>
      <w:tr w:rsidR="00C8098E" w:rsidRPr="009212B7" w14:paraId="1F0E58B6" w14:textId="77777777" w:rsidTr="00841648">
        <w:trPr>
          <w:cantSplit/>
          <w:tblHeader/>
        </w:trPr>
        <w:tc>
          <w:tcPr>
            <w:tcW w:w="1119" w:type="dxa"/>
            <w:shd w:val="clear" w:color="auto" w:fill="B4C6E7" w:themeFill="accent1" w:themeFillTint="66"/>
          </w:tcPr>
          <w:p w14:paraId="37C7C45E" w14:textId="77777777" w:rsidR="00002B4D" w:rsidRPr="009212B7" w:rsidRDefault="00002B4D" w:rsidP="00C57F62">
            <w:pPr>
              <w:tabs>
                <w:tab w:val="left" w:pos="10080"/>
              </w:tabs>
              <w:jc w:val="both"/>
              <w:rPr>
                <w:rFonts w:ascii="Arial" w:hAnsi="Arial" w:cs="Arial"/>
                <w:b/>
                <w:sz w:val="18"/>
              </w:rPr>
            </w:pPr>
            <w:bookmarkStart w:id="121" w:name="_Toc145571421"/>
            <w:bookmarkStart w:id="122" w:name="_Toc145571669"/>
            <w:r w:rsidRPr="009212B7">
              <w:rPr>
                <w:rFonts w:ascii="Arial" w:hAnsi="Arial" w:cs="Arial"/>
                <w:b/>
                <w:sz w:val="18"/>
              </w:rPr>
              <w:t>Test Condition</w:t>
            </w:r>
          </w:p>
        </w:tc>
        <w:tc>
          <w:tcPr>
            <w:tcW w:w="709" w:type="dxa"/>
            <w:shd w:val="clear" w:color="auto" w:fill="B4C6E7" w:themeFill="accent1" w:themeFillTint="66"/>
          </w:tcPr>
          <w:p w14:paraId="05C5226B" w14:textId="77777777" w:rsidR="00002B4D" w:rsidRPr="009212B7" w:rsidRDefault="00002B4D" w:rsidP="00C57F62">
            <w:pPr>
              <w:tabs>
                <w:tab w:val="left" w:pos="10080"/>
              </w:tabs>
              <w:jc w:val="both"/>
              <w:rPr>
                <w:rFonts w:ascii="Arial" w:hAnsi="Arial" w:cs="Arial"/>
                <w:b/>
                <w:sz w:val="18"/>
              </w:rPr>
            </w:pPr>
            <w:r w:rsidRPr="009212B7">
              <w:rPr>
                <w:rFonts w:ascii="Arial" w:hAnsi="Arial" w:cs="Arial"/>
                <w:b/>
                <w:sz w:val="18"/>
              </w:rPr>
              <w:t>Step</w:t>
            </w:r>
          </w:p>
        </w:tc>
        <w:tc>
          <w:tcPr>
            <w:tcW w:w="1701" w:type="dxa"/>
            <w:shd w:val="clear" w:color="auto" w:fill="B4C6E7" w:themeFill="accent1" w:themeFillTint="66"/>
          </w:tcPr>
          <w:p w14:paraId="76C6154B" w14:textId="77777777" w:rsidR="00002B4D" w:rsidRPr="009212B7" w:rsidRDefault="00002B4D" w:rsidP="00C57F62">
            <w:pPr>
              <w:tabs>
                <w:tab w:val="left" w:pos="10080"/>
              </w:tabs>
              <w:jc w:val="both"/>
              <w:rPr>
                <w:rFonts w:ascii="Arial" w:hAnsi="Arial" w:cs="Arial"/>
                <w:b/>
                <w:sz w:val="18"/>
              </w:rPr>
            </w:pPr>
            <w:r w:rsidRPr="009212B7">
              <w:rPr>
                <w:rFonts w:ascii="Arial" w:hAnsi="Arial" w:cs="Arial"/>
                <w:b/>
                <w:sz w:val="18"/>
              </w:rPr>
              <w:t>Step Description</w:t>
            </w:r>
          </w:p>
        </w:tc>
        <w:tc>
          <w:tcPr>
            <w:tcW w:w="1701" w:type="dxa"/>
            <w:shd w:val="clear" w:color="auto" w:fill="B4C6E7" w:themeFill="accent1" w:themeFillTint="66"/>
          </w:tcPr>
          <w:p w14:paraId="282BE7D1" w14:textId="77777777" w:rsidR="00002B4D" w:rsidRPr="009212B7" w:rsidRDefault="00002B4D" w:rsidP="00C57F62">
            <w:pPr>
              <w:tabs>
                <w:tab w:val="left" w:pos="10080"/>
              </w:tabs>
              <w:jc w:val="both"/>
              <w:rPr>
                <w:rFonts w:ascii="Arial" w:hAnsi="Arial" w:cs="Arial"/>
                <w:b/>
                <w:sz w:val="18"/>
              </w:rPr>
            </w:pPr>
            <w:r w:rsidRPr="009212B7">
              <w:rPr>
                <w:rFonts w:ascii="Arial" w:hAnsi="Arial" w:cs="Arial"/>
                <w:b/>
                <w:sz w:val="18"/>
              </w:rPr>
              <w:t>Test Data</w:t>
            </w:r>
          </w:p>
        </w:tc>
        <w:tc>
          <w:tcPr>
            <w:tcW w:w="1701" w:type="dxa"/>
            <w:shd w:val="clear" w:color="auto" w:fill="B4C6E7" w:themeFill="accent1" w:themeFillTint="66"/>
          </w:tcPr>
          <w:p w14:paraId="37690349" w14:textId="77777777" w:rsidR="00002B4D" w:rsidRPr="009212B7" w:rsidRDefault="00002B4D" w:rsidP="00C57F62">
            <w:pPr>
              <w:tabs>
                <w:tab w:val="left" w:pos="10080"/>
              </w:tabs>
              <w:jc w:val="both"/>
              <w:rPr>
                <w:rFonts w:ascii="Arial" w:hAnsi="Arial" w:cs="Arial"/>
                <w:b/>
                <w:sz w:val="18"/>
              </w:rPr>
            </w:pPr>
            <w:r w:rsidRPr="009212B7">
              <w:rPr>
                <w:rFonts w:ascii="Arial" w:hAnsi="Arial" w:cs="Arial"/>
                <w:b/>
                <w:sz w:val="18"/>
              </w:rPr>
              <w:t>Expected Result</w:t>
            </w:r>
          </w:p>
        </w:tc>
        <w:tc>
          <w:tcPr>
            <w:tcW w:w="1418" w:type="dxa"/>
            <w:shd w:val="clear" w:color="auto" w:fill="B4C6E7" w:themeFill="accent1" w:themeFillTint="66"/>
          </w:tcPr>
          <w:p w14:paraId="14339F85" w14:textId="779DC310" w:rsidR="00002B4D" w:rsidRPr="009212B7" w:rsidRDefault="00002B4D" w:rsidP="00C57F62">
            <w:pPr>
              <w:tabs>
                <w:tab w:val="left" w:pos="10080"/>
              </w:tabs>
              <w:jc w:val="both"/>
              <w:rPr>
                <w:rFonts w:ascii="Arial" w:hAnsi="Arial" w:cs="Arial"/>
                <w:b/>
                <w:sz w:val="18"/>
              </w:rPr>
            </w:pPr>
            <w:r>
              <w:rPr>
                <w:rFonts w:ascii="Arial" w:hAnsi="Arial" w:cs="Arial"/>
                <w:b/>
                <w:sz w:val="18"/>
              </w:rPr>
              <w:t>Actual</w:t>
            </w:r>
            <w:r w:rsidRPr="009212B7">
              <w:rPr>
                <w:rFonts w:ascii="Arial" w:hAnsi="Arial" w:cs="Arial"/>
                <w:b/>
                <w:sz w:val="18"/>
              </w:rPr>
              <w:t xml:space="preserve"> Result</w:t>
            </w:r>
          </w:p>
        </w:tc>
        <w:tc>
          <w:tcPr>
            <w:tcW w:w="1134" w:type="dxa"/>
            <w:shd w:val="clear" w:color="auto" w:fill="B4C6E7" w:themeFill="accent1" w:themeFillTint="66"/>
          </w:tcPr>
          <w:p w14:paraId="52AFD080" w14:textId="320F68C8" w:rsidR="00002B4D" w:rsidRPr="009212B7" w:rsidRDefault="00002B4D" w:rsidP="00C57F62">
            <w:pPr>
              <w:tabs>
                <w:tab w:val="left" w:pos="10080"/>
              </w:tabs>
              <w:jc w:val="both"/>
              <w:rPr>
                <w:rFonts w:ascii="Arial" w:hAnsi="Arial" w:cs="Arial"/>
                <w:b/>
                <w:sz w:val="18"/>
              </w:rPr>
            </w:pPr>
            <w:r w:rsidRPr="009212B7">
              <w:rPr>
                <w:rFonts w:ascii="Arial" w:hAnsi="Arial" w:cs="Arial"/>
                <w:b/>
                <w:sz w:val="18"/>
              </w:rPr>
              <w:t>Executed By/Date</w:t>
            </w:r>
          </w:p>
        </w:tc>
        <w:tc>
          <w:tcPr>
            <w:tcW w:w="1134" w:type="dxa"/>
            <w:shd w:val="clear" w:color="auto" w:fill="B4C6E7" w:themeFill="accent1" w:themeFillTint="66"/>
          </w:tcPr>
          <w:p w14:paraId="3DDE9531" w14:textId="77777777" w:rsidR="00002B4D" w:rsidRPr="009212B7" w:rsidRDefault="00002B4D" w:rsidP="00C57F62">
            <w:pPr>
              <w:tabs>
                <w:tab w:val="left" w:pos="10080"/>
              </w:tabs>
              <w:jc w:val="both"/>
              <w:rPr>
                <w:rFonts w:ascii="Arial" w:hAnsi="Arial" w:cs="Arial"/>
                <w:b/>
                <w:sz w:val="18"/>
              </w:rPr>
            </w:pPr>
            <w:r w:rsidRPr="009212B7">
              <w:rPr>
                <w:rFonts w:ascii="Arial" w:hAnsi="Arial" w:cs="Arial"/>
                <w:b/>
                <w:sz w:val="18"/>
              </w:rPr>
              <w:t>Remarks</w:t>
            </w:r>
          </w:p>
        </w:tc>
      </w:tr>
      <w:tr w:rsidR="00C8098E" w:rsidRPr="009212B7" w14:paraId="7F746A05" w14:textId="77777777" w:rsidTr="00841648">
        <w:trPr>
          <w:cantSplit/>
        </w:trPr>
        <w:tc>
          <w:tcPr>
            <w:tcW w:w="1119" w:type="dxa"/>
            <w:shd w:val="clear" w:color="auto" w:fill="FFFFFF"/>
          </w:tcPr>
          <w:p w14:paraId="046E04C7" w14:textId="7661060A" w:rsidR="00002B4D" w:rsidRPr="003F6686" w:rsidRDefault="00766567" w:rsidP="00C57F62">
            <w:pPr>
              <w:tabs>
                <w:tab w:val="left" w:pos="10080"/>
              </w:tabs>
              <w:spacing w:after="0" w:line="240" w:lineRule="auto"/>
              <w:rPr>
                <w:rFonts w:ascii="Arial" w:hAnsi="Arial" w:cs="Arial"/>
                <w:sz w:val="20"/>
                <w:szCs w:val="20"/>
              </w:rPr>
            </w:pPr>
            <w:r w:rsidRPr="003F6686">
              <w:rPr>
                <w:rFonts w:ascii="Arial" w:eastAsia="Calibri" w:hAnsi="Arial" w:cs="Arial"/>
                <w:color w:val="000000" w:themeColor="text1"/>
                <w:sz w:val="20"/>
                <w:szCs w:val="20"/>
              </w:rPr>
              <w:t>Order Creation with Multiple Materials, for which Allocation is active and Order Quantity is within Allocation range</w:t>
            </w:r>
          </w:p>
        </w:tc>
        <w:tc>
          <w:tcPr>
            <w:tcW w:w="709" w:type="dxa"/>
            <w:shd w:val="clear" w:color="auto" w:fill="FFFFFF"/>
          </w:tcPr>
          <w:p w14:paraId="0BBA04C9" w14:textId="77777777" w:rsidR="00002B4D" w:rsidRPr="003F6686" w:rsidRDefault="00002B4D" w:rsidP="00C57F62">
            <w:pPr>
              <w:tabs>
                <w:tab w:val="left" w:pos="10080"/>
              </w:tabs>
              <w:spacing w:after="0" w:line="240" w:lineRule="auto"/>
              <w:rPr>
                <w:rFonts w:ascii="Arial" w:hAnsi="Arial" w:cs="Arial"/>
                <w:sz w:val="20"/>
                <w:szCs w:val="20"/>
              </w:rPr>
            </w:pPr>
            <w:r w:rsidRPr="003F6686">
              <w:rPr>
                <w:rFonts w:ascii="Arial" w:hAnsi="Arial" w:cs="Arial"/>
                <w:sz w:val="20"/>
                <w:szCs w:val="20"/>
              </w:rPr>
              <w:t>1.0</w:t>
            </w:r>
          </w:p>
        </w:tc>
        <w:tc>
          <w:tcPr>
            <w:tcW w:w="1701" w:type="dxa"/>
            <w:shd w:val="clear" w:color="auto" w:fill="FFFFFF"/>
          </w:tcPr>
          <w:p w14:paraId="7A565939" w14:textId="746DB774" w:rsidR="00002B4D" w:rsidRPr="003F6686" w:rsidRDefault="00766567" w:rsidP="00C57F62">
            <w:pPr>
              <w:tabs>
                <w:tab w:val="left" w:pos="10080"/>
              </w:tabs>
              <w:spacing w:after="0" w:line="240" w:lineRule="auto"/>
              <w:rPr>
                <w:rFonts w:ascii="Arial" w:hAnsi="Arial" w:cs="Arial"/>
                <w:sz w:val="20"/>
                <w:szCs w:val="20"/>
              </w:rPr>
            </w:pPr>
            <w:r w:rsidRPr="003F6686">
              <w:rPr>
                <w:rFonts w:ascii="Arial" w:hAnsi="Arial" w:cs="Arial"/>
                <w:sz w:val="20"/>
                <w:szCs w:val="20"/>
              </w:rPr>
              <w:t>Go to VA01 and create SO with item Materials having Allocation Active and Order Quantity is less than Allocated Quantity</w:t>
            </w:r>
          </w:p>
        </w:tc>
        <w:tc>
          <w:tcPr>
            <w:tcW w:w="1701" w:type="dxa"/>
            <w:shd w:val="clear" w:color="auto" w:fill="FFFFFF"/>
          </w:tcPr>
          <w:p w14:paraId="5DA9E77A" w14:textId="600479CC" w:rsidR="00002B4D" w:rsidRPr="003F6686" w:rsidRDefault="00002B4D" w:rsidP="00C57F62">
            <w:pPr>
              <w:tabs>
                <w:tab w:val="left" w:pos="10080"/>
              </w:tabs>
              <w:spacing w:after="0" w:line="240" w:lineRule="auto"/>
              <w:rPr>
                <w:rFonts w:ascii="Arial" w:hAnsi="Arial" w:cs="Arial"/>
                <w:sz w:val="20"/>
                <w:szCs w:val="20"/>
              </w:rPr>
            </w:pPr>
            <w:r w:rsidRPr="003F6686">
              <w:rPr>
                <w:rFonts w:ascii="Arial" w:hAnsi="Arial" w:cs="Arial"/>
                <w:sz w:val="20"/>
                <w:szCs w:val="20"/>
              </w:rPr>
              <w:t xml:space="preserve">Sales Org – </w:t>
            </w:r>
            <w:r w:rsidR="00766567" w:rsidRPr="003F6686">
              <w:rPr>
                <w:rFonts w:ascii="Arial" w:hAnsi="Arial" w:cs="Arial"/>
                <w:sz w:val="20"/>
                <w:szCs w:val="20"/>
              </w:rPr>
              <w:t>GB01</w:t>
            </w:r>
          </w:p>
          <w:p w14:paraId="5A221241" w14:textId="77777777" w:rsidR="00002B4D" w:rsidRPr="003F6686" w:rsidRDefault="00002B4D" w:rsidP="00C57F62">
            <w:pPr>
              <w:tabs>
                <w:tab w:val="left" w:pos="10080"/>
              </w:tabs>
              <w:spacing w:after="0" w:line="240" w:lineRule="auto"/>
              <w:rPr>
                <w:rFonts w:ascii="Arial" w:hAnsi="Arial" w:cs="Arial"/>
                <w:sz w:val="20"/>
                <w:szCs w:val="20"/>
              </w:rPr>
            </w:pPr>
            <w:r w:rsidRPr="003F6686">
              <w:rPr>
                <w:rFonts w:ascii="Arial" w:hAnsi="Arial" w:cs="Arial"/>
                <w:sz w:val="20"/>
                <w:szCs w:val="20"/>
              </w:rPr>
              <w:t xml:space="preserve">Order type – </w:t>
            </w:r>
            <w:proofErr w:type="gramStart"/>
            <w:r w:rsidRPr="003F6686">
              <w:rPr>
                <w:rFonts w:ascii="Arial" w:hAnsi="Arial" w:cs="Arial"/>
                <w:sz w:val="20"/>
                <w:szCs w:val="20"/>
              </w:rPr>
              <w:t>ZOR</w:t>
            </w:r>
            <w:proofErr w:type="gramEnd"/>
          </w:p>
          <w:p w14:paraId="682326C5" w14:textId="77777777" w:rsidR="00002B4D" w:rsidRPr="003F6686" w:rsidRDefault="00002B4D" w:rsidP="00C57F62">
            <w:pPr>
              <w:tabs>
                <w:tab w:val="left" w:pos="10080"/>
              </w:tabs>
              <w:spacing w:after="0" w:line="240" w:lineRule="auto"/>
              <w:rPr>
                <w:rFonts w:ascii="Arial" w:hAnsi="Arial" w:cs="Arial"/>
                <w:sz w:val="20"/>
                <w:szCs w:val="20"/>
              </w:rPr>
            </w:pPr>
            <w:proofErr w:type="spellStart"/>
            <w:r w:rsidRPr="003F6686">
              <w:rPr>
                <w:rFonts w:ascii="Arial" w:hAnsi="Arial" w:cs="Arial"/>
                <w:sz w:val="20"/>
                <w:szCs w:val="20"/>
              </w:rPr>
              <w:t>Dist</w:t>
            </w:r>
            <w:proofErr w:type="spellEnd"/>
            <w:r w:rsidRPr="003F6686">
              <w:rPr>
                <w:rFonts w:ascii="Arial" w:hAnsi="Arial" w:cs="Arial"/>
                <w:sz w:val="20"/>
                <w:szCs w:val="20"/>
              </w:rPr>
              <w:t xml:space="preserve"> Chanel – 10</w:t>
            </w:r>
          </w:p>
          <w:p w14:paraId="279347A2" w14:textId="77777777" w:rsidR="00002B4D" w:rsidRPr="003F6686" w:rsidRDefault="00002B4D" w:rsidP="00C57F62">
            <w:pPr>
              <w:tabs>
                <w:tab w:val="left" w:pos="10080"/>
              </w:tabs>
              <w:spacing w:after="0" w:line="240" w:lineRule="auto"/>
              <w:rPr>
                <w:rFonts w:ascii="Arial" w:hAnsi="Arial" w:cs="Arial"/>
                <w:sz w:val="20"/>
                <w:szCs w:val="20"/>
              </w:rPr>
            </w:pPr>
            <w:r w:rsidRPr="003F6686">
              <w:rPr>
                <w:rFonts w:ascii="Arial" w:hAnsi="Arial" w:cs="Arial"/>
                <w:sz w:val="20"/>
                <w:szCs w:val="20"/>
              </w:rPr>
              <w:t>Division – 10</w:t>
            </w:r>
          </w:p>
          <w:p w14:paraId="582FD330" w14:textId="373C6363" w:rsidR="00002B4D" w:rsidRDefault="00002B4D" w:rsidP="00C57F62">
            <w:pPr>
              <w:tabs>
                <w:tab w:val="left" w:pos="10080"/>
              </w:tabs>
              <w:spacing w:after="0" w:line="240" w:lineRule="auto"/>
              <w:rPr>
                <w:rFonts w:ascii="Arial" w:hAnsi="Arial" w:cs="Arial"/>
                <w:sz w:val="20"/>
                <w:szCs w:val="20"/>
              </w:rPr>
            </w:pPr>
          </w:p>
          <w:p w14:paraId="22BD8F21" w14:textId="134905D9" w:rsidR="00292AE2" w:rsidRDefault="00292AE2" w:rsidP="00C57F62">
            <w:pPr>
              <w:tabs>
                <w:tab w:val="left" w:pos="10080"/>
              </w:tabs>
              <w:spacing w:after="0" w:line="240" w:lineRule="auto"/>
              <w:rPr>
                <w:rFonts w:ascii="Arial" w:hAnsi="Arial" w:cs="Arial"/>
                <w:sz w:val="20"/>
                <w:szCs w:val="20"/>
              </w:rPr>
            </w:pPr>
            <w:r>
              <w:rPr>
                <w:rFonts w:ascii="Arial" w:hAnsi="Arial" w:cs="Arial"/>
                <w:sz w:val="20"/>
                <w:szCs w:val="20"/>
              </w:rPr>
              <w:t>Sold-to-Party – 50026291</w:t>
            </w:r>
          </w:p>
          <w:p w14:paraId="09DDE6CC" w14:textId="77777777" w:rsidR="00292AE2" w:rsidRPr="003F6686" w:rsidRDefault="00292AE2" w:rsidP="00C57F62">
            <w:pPr>
              <w:tabs>
                <w:tab w:val="left" w:pos="10080"/>
              </w:tabs>
              <w:spacing w:after="0" w:line="240" w:lineRule="auto"/>
              <w:rPr>
                <w:rFonts w:ascii="Arial" w:hAnsi="Arial" w:cs="Arial"/>
                <w:sz w:val="20"/>
                <w:szCs w:val="20"/>
              </w:rPr>
            </w:pPr>
          </w:p>
          <w:p w14:paraId="3DC5C143" w14:textId="71383005" w:rsidR="00002B4D" w:rsidRPr="003F6686" w:rsidRDefault="00002B4D" w:rsidP="00C57F62">
            <w:pPr>
              <w:tabs>
                <w:tab w:val="left" w:pos="10080"/>
              </w:tabs>
              <w:spacing w:after="0" w:line="240" w:lineRule="auto"/>
              <w:rPr>
                <w:rFonts w:ascii="Arial" w:hAnsi="Arial" w:cs="Arial"/>
                <w:sz w:val="20"/>
                <w:szCs w:val="20"/>
              </w:rPr>
            </w:pPr>
            <w:proofErr w:type="gramStart"/>
            <w:r w:rsidRPr="003F6686">
              <w:rPr>
                <w:rFonts w:ascii="Arial" w:hAnsi="Arial" w:cs="Arial"/>
                <w:sz w:val="20"/>
                <w:szCs w:val="20"/>
              </w:rPr>
              <w:t>Material</w:t>
            </w:r>
            <w:r w:rsidR="006C46B3">
              <w:rPr>
                <w:rFonts w:ascii="Arial" w:hAnsi="Arial" w:cs="Arial"/>
                <w:sz w:val="20"/>
                <w:szCs w:val="20"/>
              </w:rPr>
              <w:t>s</w:t>
            </w:r>
            <w:r w:rsidRPr="003F6686">
              <w:rPr>
                <w:rFonts w:ascii="Arial" w:hAnsi="Arial" w:cs="Arial"/>
                <w:sz w:val="20"/>
                <w:szCs w:val="20"/>
              </w:rPr>
              <w:t xml:space="preserve"> :</w:t>
            </w:r>
            <w:proofErr w:type="gramEnd"/>
            <w:r w:rsidRPr="003F6686">
              <w:rPr>
                <w:rFonts w:ascii="Arial" w:hAnsi="Arial" w:cs="Arial"/>
                <w:sz w:val="20"/>
                <w:szCs w:val="20"/>
              </w:rPr>
              <w:t xml:space="preserve"> </w:t>
            </w:r>
            <w:bookmarkStart w:id="123" w:name="_Hlk97554599"/>
            <w:r w:rsidR="00766567" w:rsidRPr="003F6686">
              <w:rPr>
                <w:rFonts w:ascii="Arial" w:hAnsi="Arial" w:cs="Arial"/>
                <w:color w:val="242424"/>
                <w:sz w:val="20"/>
                <w:szCs w:val="20"/>
                <w:shd w:val="clear" w:color="auto" w:fill="FFFFFF"/>
              </w:rPr>
              <w:t>AH0944005EL</w:t>
            </w:r>
            <w:r w:rsidRPr="003F6686">
              <w:rPr>
                <w:rFonts w:ascii="Arial" w:hAnsi="Arial" w:cs="Arial"/>
                <w:sz w:val="20"/>
                <w:szCs w:val="20"/>
              </w:rPr>
              <w:t xml:space="preserve">, </w:t>
            </w:r>
            <w:r w:rsidR="00766567" w:rsidRPr="003F6686">
              <w:rPr>
                <w:rFonts w:ascii="Arial" w:hAnsi="Arial" w:cs="Arial"/>
                <w:color w:val="242424"/>
                <w:sz w:val="20"/>
                <w:szCs w:val="20"/>
                <w:shd w:val="clear" w:color="auto" w:fill="FFFFFF"/>
              </w:rPr>
              <w:t>AF720082XAA</w:t>
            </w:r>
            <w:bookmarkEnd w:id="123"/>
          </w:p>
        </w:tc>
        <w:tc>
          <w:tcPr>
            <w:tcW w:w="1701" w:type="dxa"/>
            <w:shd w:val="clear" w:color="auto" w:fill="FFFFFF"/>
          </w:tcPr>
          <w:p w14:paraId="66940599" w14:textId="466E6F4C" w:rsidR="00002B4D" w:rsidRPr="003F6686" w:rsidRDefault="00766567" w:rsidP="00C57F62">
            <w:pPr>
              <w:tabs>
                <w:tab w:val="left" w:pos="10080"/>
              </w:tabs>
              <w:spacing w:after="0" w:line="240" w:lineRule="auto"/>
              <w:rPr>
                <w:rFonts w:ascii="Arial" w:hAnsi="Arial" w:cs="Arial"/>
                <w:sz w:val="20"/>
                <w:szCs w:val="20"/>
              </w:rPr>
            </w:pPr>
            <w:r w:rsidRPr="003F6686">
              <w:rPr>
                <w:rFonts w:ascii="Arial" w:eastAsia="Calibri" w:hAnsi="Arial" w:cs="Arial"/>
                <w:color w:val="000000" w:themeColor="text1"/>
                <w:sz w:val="20"/>
                <w:szCs w:val="20"/>
              </w:rPr>
              <w:t xml:space="preserve">Order should be saved without Allocation block as Delivery block </w:t>
            </w:r>
            <w:r w:rsidR="003F6686" w:rsidRPr="003F6686">
              <w:rPr>
                <w:rFonts w:ascii="Arial" w:eastAsia="Calibri" w:hAnsi="Arial" w:cs="Arial"/>
                <w:color w:val="000000" w:themeColor="text1"/>
                <w:sz w:val="20"/>
                <w:szCs w:val="20"/>
              </w:rPr>
              <w:t>in Sales Order header and No item is rejected due to Sales Allocation Denied</w:t>
            </w:r>
          </w:p>
        </w:tc>
        <w:bookmarkStart w:id="124" w:name="_MON_1708168915"/>
        <w:bookmarkEnd w:id="124"/>
        <w:tc>
          <w:tcPr>
            <w:tcW w:w="1418" w:type="dxa"/>
            <w:shd w:val="clear" w:color="auto" w:fill="FFFFFF"/>
          </w:tcPr>
          <w:p w14:paraId="67975443" w14:textId="1C0FE01C" w:rsidR="00002B4D" w:rsidRPr="003F6686" w:rsidRDefault="000567F4" w:rsidP="00C57F62">
            <w:pPr>
              <w:tabs>
                <w:tab w:val="left" w:pos="10080"/>
              </w:tabs>
              <w:spacing w:after="0" w:line="240" w:lineRule="auto"/>
              <w:rPr>
                <w:rFonts w:ascii="Arial" w:hAnsi="Arial" w:cs="Arial"/>
                <w:sz w:val="20"/>
                <w:szCs w:val="20"/>
              </w:rPr>
            </w:pPr>
            <w:r>
              <w:rPr>
                <w:rFonts w:ascii="Arial" w:hAnsi="Arial" w:cs="Arial"/>
                <w:sz w:val="20"/>
                <w:szCs w:val="20"/>
              </w:rPr>
              <w:object w:dxaOrig="1520" w:dyaOrig="988" w14:anchorId="71873B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5pt" o:ole="">
                  <v:imagedata r:id="rId23" o:title=""/>
                </v:shape>
                <o:OLEObject Type="Embed" ProgID="Word.Document.12" ShapeID="_x0000_i1025" DrawAspect="Icon" ObjectID="_1779614846" r:id="rId24">
                  <o:FieldCodes>\s</o:FieldCodes>
                </o:OLEObject>
              </w:object>
            </w:r>
          </w:p>
        </w:tc>
        <w:tc>
          <w:tcPr>
            <w:tcW w:w="1134" w:type="dxa"/>
            <w:shd w:val="clear" w:color="auto" w:fill="FFFFFF"/>
          </w:tcPr>
          <w:p w14:paraId="34247515" w14:textId="77777777" w:rsidR="003F6686" w:rsidRPr="003F6686" w:rsidRDefault="003F6686" w:rsidP="00C57F62">
            <w:pPr>
              <w:tabs>
                <w:tab w:val="left" w:pos="10080"/>
              </w:tabs>
              <w:spacing w:after="0" w:line="240" w:lineRule="auto"/>
              <w:rPr>
                <w:rFonts w:ascii="Arial" w:hAnsi="Arial" w:cs="Arial"/>
                <w:sz w:val="20"/>
                <w:szCs w:val="20"/>
              </w:rPr>
            </w:pPr>
            <w:r w:rsidRPr="003F6686">
              <w:rPr>
                <w:rFonts w:ascii="Arial" w:hAnsi="Arial" w:cs="Arial"/>
                <w:sz w:val="20"/>
                <w:szCs w:val="20"/>
              </w:rPr>
              <w:t>Rahul Chandwani/</w:t>
            </w:r>
          </w:p>
          <w:p w14:paraId="57A7ABC0" w14:textId="4F8ECB92" w:rsidR="00002B4D" w:rsidRPr="003F6686" w:rsidRDefault="003F6686" w:rsidP="00C57F62">
            <w:pPr>
              <w:tabs>
                <w:tab w:val="left" w:pos="10080"/>
              </w:tabs>
              <w:spacing w:after="0" w:line="240" w:lineRule="auto"/>
              <w:rPr>
                <w:rFonts w:ascii="Arial" w:hAnsi="Arial" w:cs="Arial"/>
                <w:sz w:val="20"/>
                <w:szCs w:val="20"/>
              </w:rPr>
            </w:pPr>
            <w:r w:rsidRPr="003F6686">
              <w:rPr>
                <w:rFonts w:ascii="Arial" w:hAnsi="Arial" w:cs="Arial"/>
                <w:sz w:val="20"/>
                <w:szCs w:val="20"/>
              </w:rPr>
              <w:t>07-Mar-2022</w:t>
            </w:r>
          </w:p>
        </w:tc>
        <w:tc>
          <w:tcPr>
            <w:tcW w:w="1134" w:type="dxa"/>
            <w:shd w:val="clear" w:color="auto" w:fill="FFFFFF"/>
          </w:tcPr>
          <w:p w14:paraId="5B7DAD76" w14:textId="06A8524A" w:rsidR="00002B4D" w:rsidRPr="003F6686" w:rsidRDefault="003F6686" w:rsidP="00C57F62">
            <w:pPr>
              <w:tabs>
                <w:tab w:val="left" w:pos="10080"/>
              </w:tabs>
              <w:spacing w:after="0" w:line="240" w:lineRule="auto"/>
              <w:rPr>
                <w:rFonts w:ascii="Arial" w:hAnsi="Arial" w:cs="Arial"/>
                <w:sz w:val="20"/>
                <w:szCs w:val="20"/>
              </w:rPr>
            </w:pPr>
            <w:r w:rsidRPr="003F6686">
              <w:rPr>
                <w:rFonts w:ascii="Arial" w:hAnsi="Arial" w:cs="Arial"/>
                <w:sz w:val="20"/>
                <w:szCs w:val="20"/>
              </w:rPr>
              <w:t>Successful</w:t>
            </w:r>
          </w:p>
        </w:tc>
      </w:tr>
      <w:tr w:rsidR="00C8098E" w:rsidRPr="009212B7" w14:paraId="22D9D7C0" w14:textId="77777777" w:rsidTr="00841648">
        <w:trPr>
          <w:cantSplit/>
        </w:trPr>
        <w:tc>
          <w:tcPr>
            <w:tcW w:w="1119" w:type="dxa"/>
            <w:shd w:val="clear" w:color="auto" w:fill="FFFFFF"/>
          </w:tcPr>
          <w:p w14:paraId="30144012" w14:textId="41627D9A" w:rsidR="00241AC0" w:rsidRPr="00241AC0" w:rsidRDefault="00241AC0" w:rsidP="00241AC0">
            <w:pPr>
              <w:rPr>
                <w:rFonts w:ascii="Arial" w:hAnsi="Arial" w:cs="Arial"/>
                <w:sz w:val="20"/>
                <w:szCs w:val="20"/>
              </w:rPr>
            </w:pPr>
            <w:r w:rsidRPr="00241AC0">
              <w:rPr>
                <w:rFonts w:ascii="Arial" w:hAnsi="Arial" w:cs="Arial"/>
                <w:sz w:val="20"/>
                <w:szCs w:val="20"/>
              </w:rPr>
              <w:t>Order Creation with Multiple item Materials where more than one item has Order Quantity more than Allocated Quantity</w:t>
            </w:r>
          </w:p>
        </w:tc>
        <w:tc>
          <w:tcPr>
            <w:tcW w:w="709" w:type="dxa"/>
            <w:shd w:val="clear" w:color="auto" w:fill="FFFFFF"/>
          </w:tcPr>
          <w:p w14:paraId="13EACEEE" w14:textId="77777777" w:rsidR="00241AC0" w:rsidRPr="00241AC0" w:rsidRDefault="00241AC0" w:rsidP="00241AC0">
            <w:pPr>
              <w:tabs>
                <w:tab w:val="left" w:pos="10080"/>
              </w:tabs>
              <w:spacing w:after="0" w:line="240" w:lineRule="auto"/>
              <w:rPr>
                <w:rFonts w:ascii="Arial" w:hAnsi="Arial" w:cs="Arial"/>
                <w:sz w:val="20"/>
                <w:szCs w:val="20"/>
              </w:rPr>
            </w:pPr>
            <w:r w:rsidRPr="00241AC0">
              <w:rPr>
                <w:rFonts w:ascii="Arial" w:hAnsi="Arial" w:cs="Arial"/>
                <w:sz w:val="20"/>
                <w:szCs w:val="20"/>
              </w:rPr>
              <w:t>2.0</w:t>
            </w:r>
          </w:p>
        </w:tc>
        <w:tc>
          <w:tcPr>
            <w:tcW w:w="1701" w:type="dxa"/>
            <w:shd w:val="clear" w:color="auto" w:fill="FFFFFF"/>
          </w:tcPr>
          <w:p w14:paraId="32113284" w14:textId="34ACB126" w:rsidR="00241AC0" w:rsidRPr="00241AC0" w:rsidRDefault="00241AC0" w:rsidP="00241AC0">
            <w:pPr>
              <w:tabs>
                <w:tab w:val="left" w:pos="10080"/>
              </w:tabs>
              <w:spacing w:after="0" w:line="240" w:lineRule="auto"/>
              <w:rPr>
                <w:rFonts w:ascii="Arial" w:hAnsi="Arial" w:cs="Arial"/>
                <w:sz w:val="20"/>
                <w:szCs w:val="20"/>
              </w:rPr>
            </w:pPr>
            <w:r w:rsidRPr="00241AC0">
              <w:rPr>
                <w:rFonts w:ascii="Arial" w:hAnsi="Arial" w:cs="Arial"/>
                <w:sz w:val="20"/>
                <w:szCs w:val="20"/>
              </w:rPr>
              <w:t>Go to VA01 and create SO with more than one item Materials having Allocation active and Order Quantity is more than the Allocated Quantity</w:t>
            </w:r>
          </w:p>
        </w:tc>
        <w:tc>
          <w:tcPr>
            <w:tcW w:w="1701" w:type="dxa"/>
            <w:shd w:val="clear" w:color="auto" w:fill="FFFFFF"/>
          </w:tcPr>
          <w:p w14:paraId="4DD07199" w14:textId="77777777" w:rsidR="00241AC0" w:rsidRPr="00241AC0" w:rsidRDefault="00241AC0" w:rsidP="00241AC0">
            <w:pPr>
              <w:tabs>
                <w:tab w:val="left" w:pos="10080"/>
              </w:tabs>
              <w:spacing w:after="0" w:line="240" w:lineRule="auto"/>
              <w:rPr>
                <w:rFonts w:ascii="Arial" w:hAnsi="Arial" w:cs="Arial"/>
                <w:sz w:val="20"/>
                <w:szCs w:val="20"/>
              </w:rPr>
            </w:pPr>
            <w:r w:rsidRPr="00241AC0">
              <w:rPr>
                <w:rFonts w:ascii="Arial" w:hAnsi="Arial" w:cs="Arial"/>
                <w:sz w:val="20"/>
                <w:szCs w:val="20"/>
              </w:rPr>
              <w:t>Sales Org – GB01</w:t>
            </w:r>
          </w:p>
          <w:p w14:paraId="50A2EC53" w14:textId="77777777" w:rsidR="00241AC0" w:rsidRPr="00241AC0" w:rsidRDefault="00241AC0" w:rsidP="00241AC0">
            <w:pPr>
              <w:tabs>
                <w:tab w:val="left" w:pos="10080"/>
              </w:tabs>
              <w:spacing w:after="0" w:line="240" w:lineRule="auto"/>
              <w:rPr>
                <w:rFonts w:ascii="Arial" w:hAnsi="Arial" w:cs="Arial"/>
                <w:sz w:val="20"/>
                <w:szCs w:val="20"/>
              </w:rPr>
            </w:pPr>
            <w:r w:rsidRPr="00241AC0">
              <w:rPr>
                <w:rFonts w:ascii="Arial" w:hAnsi="Arial" w:cs="Arial"/>
                <w:sz w:val="20"/>
                <w:szCs w:val="20"/>
              </w:rPr>
              <w:t xml:space="preserve">Order type – </w:t>
            </w:r>
            <w:proofErr w:type="gramStart"/>
            <w:r w:rsidRPr="00241AC0">
              <w:rPr>
                <w:rFonts w:ascii="Arial" w:hAnsi="Arial" w:cs="Arial"/>
                <w:sz w:val="20"/>
                <w:szCs w:val="20"/>
              </w:rPr>
              <w:t>ZOR</w:t>
            </w:r>
            <w:proofErr w:type="gramEnd"/>
          </w:p>
          <w:p w14:paraId="1551071E" w14:textId="77777777" w:rsidR="00241AC0" w:rsidRPr="00241AC0" w:rsidRDefault="00241AC0" w:rsidP="00241AC0">
            <w:pPr>
              <w:tabs>
                <w:tab w:val="left" w:pos="10080"/>
              </w:tabs>
              <w:spacing w:after="0" w:line="240" w:lineRule="auto"/>
              <w:rPr>
                <w:rFonts w:ascii="Arial" w:hAnsi="Arial" w:cs="Arial"/>
                <w:sz w:val="20"/>
                <w:szCs w:val="20"/>
              </w:rPr>
            </w:pPr>
            <w:proofErr w:type="spellStart"/>
            <w:r w:rsidRPr="00241AC0">
              <w:rPr>
                <w:rFonts w:ascii="Arial" w:hAnsi="Arial" w:cs="Arial"/>
                <w:sz w:val="20"/>
                <w:szCs w:val="20"/>
              </w:rPr>
              <w:t>Dist</w:t>
            </w:r>
            <w:proofErr w:type="spellEnd"/>
            <w:r w:rsidRPr="00241AC0">
              <w:rPr>
                <w:rFonts w:ascii="Arial" w:hAnsi="Arial" w:cs="Arial"/>
                <w:sz w:val="20"/>
                <w:szCs w:val="20"/>
              </w:rPr>
              <w:t xml:space="preserve"> Chanel – 10</w:t>
            </w:r>
          </w:p>
          <w:p w14:paraId="608AD101" w14:textId="77777777" w:rsidR="00241AC0" w:rsidRPr="00241AC0" w:rsidRDefault="00241AC0" w:rsidP="00241AC0">
            <w:pPr>
              <w:tabs>
                <w:tab w:val="left" w:pos="10080"/>
              </w:tabs>
              <w:spacing w:after="0" w:line="240" w:lineRule="auto"/>
              <w:rPr>
                <w:rFonts w:ascii="Arial" w:hAnsi="Arial" w:cs="Arial"/>
                <w:sz w:val="20"/>
                <w:szCs w:val="20"/>
              </w:rPr>
            </w:pPr>
            <w:r w:rsidRPr="00241AC0">
              <w:rPr>
                <w:rFonts w:ascii="Arial" w:hAnsi="Arial" w:cs="Arial"/>
                <w:sz w:val="20"/>
                <w:szCs w:val="20"/>
              </w:rPr>
              <w:t>Division – 10</w:t>
            </w:r>
          </w:p>
          <w:p w14:paraId="4880FBAA" w14:textId="77777777" w:rsidR="00241AC0" w:rsidRPr="00241AC0" w:rsidRDefault="00241AC0" w:rsidP="00241AC0">
            <w:pPr>
              <w:tabs>
                <w:tab w:val="left" w:pos="10080"/>
              </w:tabs>
              <w:spacing w:after="0" w:line="240" w:lineRule="auto"/>
              <w:rPr>
                <w:rFonts w:ascii="Arial" w:hAnsi="Arial" w:cs="Arial"/>
                <w:sz w:val="20"/>
                <w:szCs w:val="20"/>
              </w:rPr>
            </w:pPr>
          </w:p>
          <w:p w14:paraId="17437C9B" w14:textId="77777777" w:rsidR="00241AC0" w:rsidRPr="00241AC0" w:rsidRDefault="00241AC0" w:rsidP="00241AC0">
            <w:pPr>
              <w:tabs>
                <w:tab w:val="left" w:pos="10080"/>
              </w:tabs>
              <w:spacing w:after="0" w:line="240" w:lineRule="auto"/>
              <w:rPr>
                <w:rFonts w:ascii="Arial" w:hAnsi="Arial" w:cs="Arial"/>
                <w:sz w:val="20"/>
                <w:szCs w:val="20"/>
              </w:rPr>
            </w:pPr>
            <w:r w:rsidRPr="00241AC0">
              <w:rPr>
                <w:rFonts w:ascii="Arial" w:hAnsi="Arial" w:cs="Arial"/>
                <w:sz w:val="20"/>
                <w:szCs w:val="20"/>
              </w:rPr>
              <w:t>Sold-to-Party – 50026291</w:t>
            </w:r>
          </w:p>
          <w:p w14:paraId="1310039A" w14:textId="77777777" w:rsidR="00241AC0" w:rsidRPr="00241AC0" w:rsidRDefault="00241AC0" w:rsidP="00241AC0">
            <w:pPr>
              <w:tabs>
                <w:tab w:val="left" w:pos="10080"/>
              </w:tabs>
              <w:spacing w:after="0" w:line="240" w:lineRule="auto"/>
              <w:rPr>
                <w:rFonts w:ascii="Arial" w:hAnsi="Arial" w:cs="Arial"/>
                <w:sz w:val="20"/>
                <w:szCs w:val="20"/>
              </w:rPr>
            </w:pPr>
          </w:p>
          <w:p w14:paraId="6B98F997" w14:textId="13972ADA" w:rsidR="00241AC0" w:rsidRPr="00241AC0" w:rsidRDefault="00241AC0" w:rsidP="00241AC0">
            <w:pPr>
              <w:tabs>
                <w:tab w:val="left" w:pos="10080"/>
              </w:tabs>
              <w:spacing w:after="0" w:line="240" w:lineRule="auto"/>
              <w:rPr>
                <w:rFonts w:ascii="Arial" w:hAnsi="Arial" w:cs="Arial"/>
                <w:color w:val="242424"/>
                <w:sz w:val="20"/>
                <w:szCs w:val="20"/>
                <w:shd w:val="clear" w:color="auto" w:fill="FFFFFF"/>
              </w:rPr>
            </w:pPr>
            <w:proofErr w:type="gramStart"/>
            <w:r w:rsidRPr="00241AC0">
              <w:rPr>
                <w:rFonts w:ascii="Arial" w:hAnsi="Arial" w:cs="Arial"/>
                <w:sz w:val="20"/>
                <w:szCs w:val="20"/>
              </w:rPr>
              <w:t>Material</w:t>
            </w:r>
            <w:r w:rsidR="006C46B3">
              <w:rPr>
                <w:rFonts w:ascii="Arial" w:hAnsi="Arial" w:cs="Arial"/>
                <w:sz w:val="20"/>
                <w:szCs w:val="20"/>
              </w:rPr>
              <w:t>s</w:t>
            </w:r>
            <w:r w:rsidRPr="00241AC0">
              <w:rPr>
                <w:rFonts w:ascii="Arial" w:hAnsi="Arial" w:cs="Arial"/>
                <w:sz w:val="20"/>
                <w:szCs w:val="20"/>
              </w:rPr>
              <w:t xml:space="preserve"> :</w:t>
            </w:r>
            <w:proofErr w:type="gramEnd"/>
            <w:r w:rsidRPr="00241AC0">
              <w:rPr>
                <w:rFonts w:ascii="Arial" w:hAnsi="Arial" w:cs="Arial"/>
                <w:sz w:val="20"/>
                <w:szCs w:val="20"/>
              </w:rPr>
              <w:t xml:space="preserve"> </w:t>
            </w:r>
            <w:r w:rsidRPr="00241AC0">
              <w:rPr>
                <w:rFonts w:ascii="Arial" w:hAnsi="Arial" w:cs="Arial"/>
                <w:color w:val="242424"/>
                <w:sz w:val="20"/>
                <w:szCs w:val="20"/>
                <w:shd w:val="clear" w:color="auto" w:fill="FFFFFF"/>
              </w:rPr>
              <w:t>AH0944005EL</w:t>
            </w:r>
            <w:r w:rsidRPr="00241AC0">
              <w:rPr>
                <w:rFonts w:ascii="Arial" w:hAnsi="Arial" w:cs="Arial"/>
                <w:sz w:val="20"/>
                <w:szCs w:val="20"/>
              </w:rPr>
              <w:t xml:space="preserve">, </w:t>
            </w:r>
            <w:r w:rsidRPr="00241AC0">
              <w:rPr>
                <w:rFonts w:ascii="Arial" w:hAnsi="Arial" w:cs="Arial"/>
                <w:color w:val="242424"/>
                <w:sz w:val="20"/>
                <w:szCs w:val="20"/>
                <w:shd w:val="clear" w:color="auto" w:fill="FFFFFF"/>
              </w:rPr>
              <w:t>AF720082XAA,</w:t>
            </w:r>
          </w:p>
          <w:p w14:paraId="64826DF1" w14:textId="77777777" w:rsidR="00241AC0" w:rsidRPr="00241AC0" w:rsidRDefault="00241AC0" w:rsidP="00241AC0">
            <w:pPr>
              <w:tabs>
                <w:tab w:val="left" w:pos="10080"/>
              </w:tabs>
              <w:spacing w:after="0" w:line="240" w:lineRule="auto"/>
              <w:rPr>
                <w:rFonts w:ascii="Arial" w:hAnsi="Arial" w:cs="Arial"/>
                <w:color w:val="242424"/>
                <w:sz w:val="20"/>
                <w:szCs w:val="20"/>
                <w:shd w:val="clear" w:color="auto" w:fill="FFFFFF"/>
              </w:rPr>
            </w:pPr>
            <w:r w:rsidRPr="00241AC0">
              <w:rPr>
                <w:rFonts w:ascii="Arial" w:hAnsi="Arial" w:cs="Arial"/>
                <w:color w:val="242424"/>
                <w:sz w:val="20"/>
                <w:szCs w:val="20"/>
                <w:shd w:val="clear" w:color="auto" w:fill="FFFFFF"/>
              </w:rPr>
              <w:t>87244318</w:t>
            </w:r>
          </w:p>
          <w:p w14:paraId="58CBB251" w14:textId="02E3495F" w:rsidR="00241AC0" w:rsidRPr="00241AC0" w:rsidRDefault="00241AC0" w:rsidP="00241AC0">
            <w:pPr>
              <w:tabs>
                <w:tab w:val="left" w:pos="10080"/>
              </w:tabs>
              <w:spacing w:after="0" w:line="240" w:lineRule="auto"/>
              <w:rPr>
                <w:rFonts w:ascii="Arial" w:hAnsi="Arial" w:cs="Arial"/>
                <w:sz w:val="20"/>
                <w:szCs w:val="20"/>
              </w:rPr>
            </w:pPr>
          </w:p>
        </w:tc>
        <w:tc>
          <w:tcPr>
            <w:tcW w:w="1701" w:type="dxa"/>
            <w:shd w:val="clear" w:color="auto" w:fill="FFFFFF"/>
          </w:tcPr>
          <w:p w14:paraId="1984A864" w14:textId="5901238E" w:rsidR="00241AC0" w:rsidRPr="00241AC0" w:rsidRDefault="00E80C6B" w:rsidP="00241AC0">
            <w:pPr>
              <w:tabs>
                <w:tab w:val="left" w:pos="10080"/>
              </w:tabs>
              <w:spacing w:after="0" w:line="240" w:lineRule="auto"/>
              <w:rPr>
                <w:rFonts w:ascii="Arial" w:eastAsia="Calibri" w:hAnsi="Arial" w:cs="Arial"/>
                <w:color w:val="000000" w:themeColor="text1"/>
                <w:sz w:val="20"/>
                <w:szCs w:val="20"/>
              </w:rPr>
            </w:pPr>
            <w:r>
              <w:rPr>
                <w:rFonts w:ascii="Arial" w:eastAsia="Calibri" w:hAnsi="Arial" w:cs="Arial"/>
                <w:color w:val="000000" w:themeColor="text1"/>
                <w:sz w:val="20"/>
                <w:szCs w:val="20"/>
              </w:rPr>
              <w:t xml:space="preserve">A popup should come with Overallocated Items rejected. </w:t>
            </w:r>
            <w:r w:rsidR="00241AC0" w:rsidRPr="00241AC0">
              <w:rPr>
                <w:rFonts w:ascii="Arial" w:eastAsia="Calibri" w:hAnsi="Arial" w:cs="Arial"/>
                <w:color w:val="000000" w:themeColor="text1"/>
                <w:sz w:val="20"/>
                <w:szCs w:val="20"/>
              </w:rPr>
              <w:t xml:space="preserve">Order should be blocked with Header Delivery </w:t>
            </w:r>
            <w:proofErr w:type="gramStart"/>
            <w:r w:rsidR="00241AC0" w:rsidRPr="00241AC0">
              <w:rPr>
                <w:rFonts w:ascii="Arial" w:eastAsia="Calibri" w:hAnsi="Arial" w:cs="Arial"/>
                <w:color w:val="000000" w:themeColor="text1"/>
                <w:sz w:val="20"/>
                <w:szCs w:val="20"/>
              </w:rPr>
              <w:t>block(</w:t>
            </w:r>
            <w:proofErr w:type="gramEnd"/>
            <w:r w:rsidR="00241AC0" w:rsidRPr="00241AC0">
              <w:rPr>
                <w:rFonts w:ascii="Arial" w:eastAsia="Calibri" w:hAnsi="Arial" w:cs="Arial"/>
                <w:color w:val="000000" w:themeColor="text1"/>
                <w:sz w:val="20"/>
                <w:szCs w:val="20"/>
              </w:rPr>
              <w:t>‘ZA’ – Allocation Block) and all the items having Product Allocation Active and Order Quantity greater than Allocated Quantity should be rejected with Reason for Rejection (‘ZT’ – Sales Allocation Denied)</w:t>
            </w:r>
          </w:p>
        </w:tc>
        <w:bookmarkStart w:id="125" w:name="_MON_1708189524"/>
        <w:bookmarkEnd w:id="125"/>
        <w:tc>
          <w:tcPr>
            <w:tcW w:w="1418" w:type="dxa"/>
            <w:shd w:val="clear" w:color="auto" w:fill="FFFFFF"/>
          </w:tcPr>
          <w:p w14:paraId="1516E71B" w14:textId="054435F4" w:rsidR="00241AC0" w:rsidRDefault="001D50B4" w:rsidP="00241AC0">
            <w:pPr>
              <w:tabs>
                <w:tab w:val="left" w:pos="10080"/>
              </w:tabs>
              <w:spacing w:after="0" w:line="240" w:lineRule="auto"/>
              <w:rPr>
                <w:rFonts w:ascii="Arial" w:hAnsi="Arial" w:cs="Arial"/>
                <w:sz w:val="18"/>
              </w:rPr>
            </w:pPr>
            <w:r>
              <w:rPr>
                <w:rFonts w:ascii="Arial" w:hAnsi="Arial" w:cs="Arial"/>
                <w:sz w:val="18"/>
              </w:rPr>
              <w:object w:dxaOrig="1520" w:dyaOrig="988" w14:anchorId="4DB4B489">
                <v:shape id="_x0000_i1026" type="#_x0000_t75" style="width:76pt;height:49.5pt" o:ole="">
                  <v:imagedata r:id="rId25" o:title=""/>
                </v:shape>
                <o:OLEObject Type="Embed" ProgID="Word.Document.12" ShapeID="_x0000_i1026" DrawAspect="Icon" ObjectID="_1779614847" r:id="rId26">
                  <o:FieldCodes>\s</o:FieldCodes>
                </o:OLEObject>
              </w:object>
            </w:r>
          </w:p>
        </w:tc>
        <w:tc>
          <w:tcPr>
            <w:tcW w:w="1134" w:type="dxa"/>
            <w:shd w:val="clear" w:color="auto" w:fill="FFFFFF"/>
          </w:tcPr>
          <w:p w14:paraId="0B741FA1" w14:textId="77777777" w:rsidR="00241AC0" w:rsidRPr="003F6686" w:rsidRDefault="00241AC0" w:rsidP="00241AC0">
            <w:pPr>
              <w:tabs>
                <w:tab w:val="left" w:pos="10080"/>
              </w:tabs>
              <w:spacing w:after="0" w:line="240" w:lineRule="auto"/>
              <w:rPr>
                <w:rFonts w:ascii="Arial" w:hAnsi="Arial" w:cs="Arial"/>
                <w:sz w:val="20"/>
                <w:szCs w:val="20"/>
              </w:rPr>
            </w:pPr>
            <w:r w:rsidRPr="003F6686">
              <w:rPr>
                <w:rFonts w:ascii="Arial" w:hAnsi="Arial" w:cs="Arial"/>
                <w:sz w:val="20"/>
                <w:szCs w:val="20"/>
              </w:rPr>
              <w:t>Rahul Chandwani/</w:t>
            </w:r>
          </w:p>
          <w:p w14:paraId="113CCB70" w14:textId="00EE274D" w:rsidR="00241AC0" w:rsidRDefault="00241AC0" w:rsidP="00241AC0">
            <w:pPr>
              <w:tabs>
                <w:tab w:val="left" w:pos="10080"/>
              </w:tabs>
              <w:spacing w:after="0" w:line="240" w:lineRule="auto"/>
              <w:rPr>
                <w:rFonts w:ascii="Arial" w:hAnsi="Arial" w:cs="Arial"/>
                <w:sz w:val="18"/>
              </w:rPr>
            </w:pPr>
            <w:r w:rsidRPr="003F6686">
              <w:rPr>
                <w:rFonts w:ascii="Arial" w:hAnsi="Arial" w:cs="Arial"/>
                <w:sz w:val="20"/>
                <w:szCs w:val="20"/>
              </w:rPr>
              <w:t>07-Mar-2022</w:t>
            </w:r>
          </w:p>
        </w:tc>
        <w:tc>
          <w:tcPr>
            <w:tcW w:w="1134" w:type="dxa"/>
            <w:shd w:val="clear" w:color="auto" w:fill="FFFFFF"/>
          </w:tcPr>
          <w:p w14:paraId="36F652F8" w14:textId="4B667735" w:rsidR="00241AC0" w:rsidRDefault="00241AC0" w:rsidP="00241AC0">
            <w:pPr>
              <w:tabs>
                <w:tab w:val="left" w:pos="10080"/>
              </w:tabs>
              <w:spacing w:after="0" w:line="240" w:lineRule="auto"/>
              <w:rPr>
                <w:rFonts w:ascii="Arial" w:hAnsi="Arial" w:cs="Arial"/>
                <w:sz w:val="18"/>
              </w:rPr>
            </w:pPr>
            <w:r w:rsidRPr="003F6686">
              <w:rPr>
                <w:rFonts w:ascii="Arial" w:hAnsi="Arial" w:cs="Arial"/>
                <w:sz w:val="20"/>
                <w:szCs w:val="20"/>
              </w:rPr>
              <w:t>Successful</w:t>
            </w:r>
          </w:p>
        </w:tc>
      </w:tr>
      <w:tr w:rsidR="00C8098E" w:rsidRPr="009212B7" w14:paraId="31FA3D49" w14:textId="77777777" w:rsidTr="00841648">
        <w:trPr>
          <w:cantSplit/>
        </w:trPr>
        <w:tc>
          <w:tcPr>
            <w:tcW w:w="1119" w:type="dxa"/>
            <w:shd w:val="clear" w:color="auto" w:fill="FFFFFF"/>
          </w:tcPr>
          <w:p w14:paraId="3C0FEA51" w14:textId="7F9CA41C" w:rsidR="00EA1344" w:rsidRPr="00241AC0" w:rsidRDefault="00EA1344" w:rsidP="00EA1344">
            <w:pPr>
              <w:rPr>
                <w:rFonts w:ascii="Arial" w:hAnsi="Arial" w:cs="Arial"/>
                <w:sz w:val="20"/>
                <w:szCs w:val="20"/>
              </w:rPr>
            </w:pPr>
            <w:r>
              <w:rPr>
                <w:rFonts w:ascii="Arial" w:hAnsi="Arial" w:cs="Arial"/>
                <w:sz w:val="20"/>
                <w:szCs w:val="20"/>
              </w:rPr>
              <w:lastRenderedPageBreak/>
              <w:t xml:space="preserve">Open the Order created in Step 2 in change mode and out of the Rejected Items, set Usage </w:t>
            </w:r>
            <w:proofErr w:type="gramStart"/>
            <w:r>
              <w:rPr>
                <w:rFonts w:ascii="Arial" w:hAnsi="Arial" w:cs="Arial"/>
                <w:sz w:val="20"/>
                <w:szCs w:val="20"/>
              </w:rPr>
              <w:t>Indicator(</w:t>
            </w:r>
            <w:proofErr w:type="gramEnd"/>
            <w:r>
              <w:rPr>
                <w:rFonts w:ascii="Arial" w:hAnsi="Arial" w:cs="Arial"/>
                <w:sz w:val="20"/>
                <w:szCs w:val="20"/>
              </w:rPr>
              <w:t>‘ZPA’ – product Allocation Approved) for one item</w:t>
            </w:r>
          </w:p>
        </w:tc>
        <w:tc>
          <w:tcPr>
            <w:tcW w:w="709" w:type="dxa"/>
            <w:shd w:val="clear" w:color="auto" w:fill="FFFFFF"/>
          </w:tcPr>
          <w:p w14:paraId="499CF72C" w14:textId="5BBCF2EF" w:rsidR="00EA1344" w:rsidRPr="00241AC0" w:rsidRDefault="00EA1344" w:rsidP="00EA1344">
            <w:pPr>
              <w:tabs>
                <w:tab w:val="left" w:pos="10080"/>
              </w:tabs>
              <w:spacing w:after="0" w:line="240" w:lineRule="auto"/>
              <w:rPr>
                <w:rFonts w:ascii="Arial" w:hAnsi="Arial" w:cs="Arial"/>
                <w:sz w:val="20"/>
                <w:szCs w:val="20"/>
              </w:rPr>
            </w:pPr>
            <w:r>
              <w:rPr>
                <w:rFonts w:ascii="Arial" w:hAnsi="Arial" w:cs="Arial"/>
                <w:sz w:val="20"/>
                <w:szCs w:val="20"/>
              </w:rPr>
              <w:t>3.0</w:t>
            </w:r>
          </w:p>
        </w:tc>
        <w:tc>
          <w:tcPr>
            <w:tcW w:w="1701" w:type="dxa"/>
            <w:shd w:val="clear" w:color="auto" w:fill="FFFFFF"/>
          </w:tcPr>
          <w:p w14:paraId="25C33358" w14:textId="40439A2A" w:rsidR="00EA1344" w:rsidRPr="00241AC0" w:rsidRDefault="00EA1344" w:rsidP="00EA1344">
            <w:pPr>
              <w:tabs>
                <w:tab w:val="left" w:pos="10080"/>
              </w:tabs>
              <w:spacing w:after="0" w:line="240" w:lineRule="auto"/>
              <w:rPr>
                <w:rFonts w:ascii="Arial" w:hAnsi="Arial" w:cs="Arial"/>
                <w:sz w:val="20"/>
                <w:szCs w:val="20"/>
              </w:rPr>
            </w:pPr>
            <w:r w:rsidRPr="00241AC0">
              <w:rPr>
                <w:rFonts w:ascii="Arial" w:hAnsi="Arial" w:cs="Arial"/>
                <w:sz w:val="20"/>
                <w:szCs w:val="20"/>
              </w:rPr>
              <w:t>Go to VA0</w:t>
            </w:r>
            <w:r>
              <w:rPr>
                <w:rFonts w:ascii="Arial" w:hAnsi="Arial" w:cs="Arial"/>
                <w:sz w:val="20"/>
                <w:szCs w:val="20"/>
              </w:rPr>
              <w:t>2</w:t>
            </w:r>
            <w:r w:rsidRPr="00241AC0">
              <w:rPr>
                <w:rFonts w:ascii="Arial" w:hAnsi="Arial" w:cs="Arial"/>
                <w:sz w:val="20"/>
                <w:szCs w:val="20"/>
              </w:rPr>
              <w:t xml:space="preserve"> and </w:t>
            </w:r>
            <w:r>
              <w:rPr>
                <w:rFonts w:ascii="Arial" w:hAnsi="Arial" w:cs="Arial"/>
                <w:sz w:val="20"/>
                <w:szCs w:val="20"/>
              </w:rPr>
              <w:t xml:space="preserve">open Sales Order </w:t>
            </w:r>
            <w:proofErr w:type="gramStart"/>
            <w:r w:rsidRPr="00EA1344">
              <w:rPr>
                <w:rFonts w:ascii="Arial" w:hAnsi="Arial" w:cs="Arial"/>
                <w:sz w:val="20"/>
                <w:szCs w:val="20"/>
              </w:rPr>
              <w:t>10023759</w:t>
            </w:r>
            <w:r w:rsidR="00A356DE">
              <w:rPr>
                <w:rFonts w:ascii="Arial" w:hAnsi="Arial" w:cs="Arial"/>
                <w:sz w:val="20"/>
                <w:szCs w:val="20"/>
              </w:rPr>
              <w:t>6</w:t>
            </w:r>
            <w:r w:rsidRPr="00EA1344">
              <w:rPr>
                <w:rFonts w:ascii="Arial" w:hAnsi="Arial" w:cs="Arial"/>
                <w:sz w:val="20"/>
                <w:szCs w:val="20"/>
              </w:rPr>
              <w:t xml:space="preserve"> </w:t>
            </w:r>
            <w:r>
              <w:rPr>
                <w:rFonts w:ascii="Arial" w:hAnsi="Arial" w:cs="Arial"/>
                <w:sz w:val="20"/>
                <w:szCs w:val="20"/>
              </w:rPr>
              <w:t xml:space="preserve"> created</w:t>
            </w:r>
            <w:proofErr w:type="gramEnd"/>
            <w:r>
              <w:rPr>
                <w:rFonts w:ascii="Arial" w:hAnsi="Arial" w:cs="Arial"/>
                <w:sz w:val="20"/>
                <w:szCs w:val="20"/>
              </w:rPr>
              <w:t xml:space="preserve"> in step 2 and set the Usage Indicator </w:t>
            </w:r>
            <w:r w:rsidR="00A356DE">
              <w:rPr>
                <w:rFonts w:ascii="Arial" w:hAnsi="Arial" w:cs="Arial"/>
                <w:sz w:val="20"/>
                <w:szCs w:val="20"/>
              </w:rPr>
              <w:t xml:space="preserve">to </w:t>
            </w:r>
            <w:r>
              <w:rPr>
                <w:rFonts w:ascii="Arial" w:hAnsi="Arial" w:cs="Arial"/>
                <w:sz w:val="20"/>
                <w:szCs w:val="20"/>
              </w:rPr>
              <w:t xml:space="preserve">‘ZPA’ </w:t>
            </w:r>
            <w:r w:rsidR="00A356DE">
              <w:rPr>
                <w:rFonts w:ascii="Arial" w:hAnsi="Arial" w:cs="Arial"/>
                <w:sz w:val="20"/>
                <w:szCs w:val="20"/>
              </w:rPr>
              <w:t>for</w:t>
            </w:r>
            <w:r>
              <w:rPr>
                <w:rFonts w:ascii="Arial" w:hAnsi="Arial" w:cs="Arial"/>
                <w:sz w:val="20"/>
                <w:szCs w:val="20"/>
              </w:rPr>
              <w:t xml:space="preserve"> item 20</w:t>
            </w:r>
            <w:r w:rsidR="007A721A">
              <w:rPr>
                <w:rFonts w:ascii="Arial" w:hAnsi="Arial" w:cs="Arial"/>
                <w:sz w:val="20"/>
                <w:szCs w:val="20"/>
              </w:rPr>
              <w:t>, For other rejected item 30, set User Defined Rejection Reason ‘ZU’ – ‘Product Allocation Denied’ as user still wants to keep it rejected</w:t>
            </w:r>
            <w:r w:rsidR="006C46B3">
              <w:rPr>
                <w:rFonts w:ascii="Arial" w:hAnsi="Arial" w:cs="Arial"/>
                <w:sz w:val="20"/>
                <w:szCs w:val="20"/>
              </w:rPr>
              <w:t xml:space="preserve"> and save the order</w:t>
            </w:r>
          </w:p>
        </w:tc>
        <w:tc>
          <w:tcPr>
            <w:tcW w:w="1701" w:type="dxa"/>
            <w:shd w:val="clear" w:color="auto" w:fill="FFFFFF"/>
          </w:tcPr>
          <w:p w14:paraId="4C958113" w14:textId="54809D11" w:rsidR="00EA1344" w:rsidRPr="00241AC0" w:rsidRDefault="00EA1344" w:rsidP="00EA1344">
            <w:pPr>
              <w:tabs>
                <w:tab w:val="left" w:pos="10080"/>
              </w:tabs>
              <w:spacing w:after="0" w:line="240" w:lineRule="auto"/>
              <w:rPr>
                <w:rFonts w:ascii="Arial" w:hAnsi="Arial" w:cs="Arial"/>
                <w:sz w:val="20"/>
                <w:szCs w:val="20"/>
              </w:rPr>
            </w:pPr>
            <w:r>
              <w:rPr>
                <w:rFonts w:ascii="Arial" w:hAnsi="Arial" w:cs="Arial"/>
                <w:sz w:val="20"/>
                <w:szCs w:val="20"/>
              </w:rPr>
              <w:t xml:space="preserve">Sales Order - </w:t>
            </w:r>
            <w:bookmarkStart w:id="126" w:name="_Hlk97577495"/>
            <w:r w:rsidRPr="00EA1344">
              <w:rPr>
                <w:rFonts w:ascii="Arial" w:hAnsi="Arial" w:cs="Arial"/>
                <w:sz w:val="20"/>
                <w:szCs w:val="20"/>
              </w:rPr>
              <w:t>10023759</w:t>
            </w:r>
            <w:bookmarkEnd w:id="126"/>
            <w:r w:rsidR="00A356DE">
              <w:rPr>
                <w:rFonts w:ascii="Arial" w:hAnsi="Arial" w:cs="Arial"/>
                <w:sz w:val="20"/>
                <w:szCs w:val="20"/>
              </w:rPr>
              <w:t>6</w:t>
            </w:r>
            <w:r>
              <w:rPr>
                <w:rFonts w:ascii="Arial" w:hAnsi="Arial" w:cs="Arial"/>
                <w:sz w:val="20"/>
                <w:szCs w:val="20"/>
              </w:rPr>
              <w:t xml:space="preserve"> </w:t>
            </w:r>
          </w:p>
        </w:tc>
        <w:tc>
          <w:tcPr>
            <w:tcW w:w="1701" w:type="dxa"/>
            <w:shd w:val="clear" w:color="auto" w:fill="FFFFFF"/>
          </w:tcPr>
          <w:p w14:paraId="1E858208" w14:textId="6A23C0DB" w:rsidR="00EA1344" w:rsidRDefault="00EA1344" w:rsidP="00EA1344">
            <w:pPr>
              <w:tabs>
                <w:tab w:val="left" w:pos="10080"/>
              </w:tabs>
              <w:spacing w:after="0" w:line="240" w:lineRule="auto"/>
              <w:rPr>
                <w:rFonts w:ascii="Arial" w:eastAsia="Calibri" w:hAnsi="Arial" w:cs="Arial"/>
                <w:color w:val="000000" w:themeColor="text1"/>
                <w:sz w:val="20"/>
                <w:szCs w:val="20"/>
              </w:rPr>
            </w:pPr>
            <w:r>
              <w:rPr>
                <w:rFonts w:ascii="Arial" w:eastAsia="Calibri" w:hAnsi="Arial" w:cs="Arial"/>
                <w:color w:val="000000" w:themeColor="text1"/>
                <w:sz w:val="20"/>
                <w:szCs w:val="20"/>
              </w:rPr>
              <w:t xml:space="preserve">Header Delivery Block ‘ZA’ should be removed </w:t>
            </w:r>
            <w:r w:rsidR="007A721A">
              <w:rPr>
                <w:rFonts w:ascii="Arial" w:eastAsia="Calibri" w:hAnsi="Arial" w:cs="Arial"/>
                <w:color w:val="000000" w:themeColor="text1"/>
                <w:sz w:val="20"/>
                <w:szCs w:val="20"/>
              </w:rPr>
              <w:t xml:space="preserve">from the Order </w:t>
            </w:r>
            <w:r>
              <w:rPr>
                <w:rFonts w:ascii="Arial" w:eastAsia="Calibri" w:hAnsi="Arial" w:cs="Arial"/>
                <w:color w:val="000000" w:themeColor="text1"/>
                <w:sz w:val="20"/>
                <w:szCs w:val="20"/>
              </w:rPr>
              <w:t xml:space="preserve">and Reason for Rejection ‘ZT’ should be removed for </w:t>
            </w:r>
            <w:proofErr w:type="gramStart"/>
            <w:r>
              <w:rPr>
                <w:rFonts w:ascii="Arial" w:eastAsia="Calibri" w:hAnsi="Arial" w:cs="Arial"/>
                <w:color w:val="000000" w:themeColor="text1"/>
                <w:sz w:val="20"/>
                <w:szCs w:val="20"/>
              </w:rPr>
              <w:t>item(</w:t>
            </w:r>
            <w:proofErr w:type="gramEnd"/>
            <w:r>
              <w:rPr>
                <w:rFonts w:ascii="Arial" w:eastAsia="Calibri" w:hAnsi="Arial" w:cs="Arial"/>
                <w:color w:val="000000" w:themeColor="text1"/>
                <w:sz w:val="20"/>
                <w:szCs w:val="20"/>
              </w:rPr>
              <w:t>Item 20) for which Usage Indicator ‘ZPA’ is set</w:t>
            </w:r>
          </w:p>
        </w:tc>
        <w:bookmarkStart w:id="127" w:name="_MON_1708199300"/>
        <w:bookmarkEnd w:id="127"/>
        <w:tc>
          <w:tcPr>
            <w:tcW w:w="1418" w:type="dxa"/>
            <w:shd w:val="clear" w:color="auto" w:fill="FFFFFF"/>
          </w:tcPr>
          <w:p w14:paraId="02DA355E" w14:textId="4DA36D14" w:rsidR="00EA1344" w:rsidRDefault="00A356DE" w:rsidP="00EA1344">
            <w:pPr>
              <w:tabs>
                <w:tab w:val="left" w:pos="10080"/>
              </w:tabs>
              <w:spacing w:after="0" w:line="240" w:lineRule="auto"/>
              <w:rPr>
                <w:rFonts w:ascii="Arial" w:hAnsi="Arial" w:cs="Arial"/>
                <w:sz w:val="18"/>
              </w:rPr>
            </w:pPr>
            <w:r>
              <w:rPr>
                <w:rFonts w:ascii="Arial" w:hAnsi="Arial" w:cs="Arial"/>
                <w:sz w:val="18"/>
              </w:rPr>
              <w:object w:dxaOrig="1520" w:dyaOrig="988" w14:anchorId="119C721C">
                <v:shape id="_x0000_i1027" type="#_x0000_t75" style="width:76pt;height:49.5pt" o:ole="">
                  <v:imagedata r:id="rId27" o:title=""/>
                </v:shape>
                <o:OLEObject Type="Embed" ProgID="Word.Document.12" ShapeID="_x0000_i1027" DrawAspect="Icon" ObjectID="_1779614848" r:id="rId28">
                  <o:FieldCodes>\s</o:FieldCodes>
                </o:OLEObject>
              </w:object>
            </w:r>
          </w:p>
        </w:tc>
        <w:tc>
          <w:tcPr>
            <w:tcW w:w="1134" w:type="dxa"/>
            <w:shd w:val="clear" w:color="auto" w:fill="FFFFFF"/>
          </w:tcPr>
          <w:p w14:paraId="3F1922A3" w14:textId="77777777" w:rsidR="00EA1344" w:rsidRPr="003F6686" w:rsidRDefault="00EA1344" w:rsidP="00EA1344">
            <w:pPr>
              <w:tabs>
                <w:tab w:val="left" w:pos="10080"/>
              </w:tabs>
              <w:spacing w:after="0" w:line="240" w:lineRule="auto"/>
              <w:rPr>
                <w:rFonts w:ascii="Arial" w:hAnsi="Arial" w:cs="Arial"/>
                <w:sz w:val="20"/>
                <w:szCs w:val="20"/>
              </w:rPr>
            </w:pPr>
            <w:r w:rsidRPr="003F6686">
              <w:rPr>
                <w:rFonts w:ascii="Arial" w:hAnsi="Arial" w:cs="Arial"/>
                <w:sz w:val="20"/>
                <w:szCs w:val="20"/>
              </w:rPr>
              <w:t>Rahul Chandwani/</w:t>
            </w:r>
          </w:p>
          <w:p w14:paraId="083DFD11" w14:textId="4252A5A0" w:rsidR="00EA1344" w:rsidRPr="003F6686" w:rsidRDefault="00EA1344" w:rsidP="00EA1344">
            <w:pPr>
              <w:tabs>
                <w:tab w:val="left" w:pos="10080"/>
              </w:tabs>
              <w:spacing w:after="0" w:line="240" w:lineRule="auto"/>
              <w:rPr>
                <w:rFonts w:ascii="Arial" w:hAnsi="Arial" w:cs="Arial"/>
                <w:sz w:val="20"/>
                <w:szCs w:val="20"/>
              </w:rPr>
            </w:pPr>
            <w:r w:rsidRPr="003F6686">
              <w:rPr>
                <w:rFonts w:ascii="Arial" w:hAnsi="Arial" w:cs="Arial"/>
                <w:sz w:val="20"/>
                <w:szCs w:val="20"/>
              </w:rPr>
              <w:t>07-Mar-2022</w:t>
            </w:r>
          </w:p>
        </w:tc>
        <w:tc>
          <w:tcPr>
            <w:tcW w:w="1134" w:type="dxa"/>
            <w:shd w:val="clear" w:color="auto" w:fill="FFFFFF"/>
          </w:tcPr>
          <w:p w14:paraId="4D222535" w14:textId="77A8BFDE" w:rsidR="00EA1344" w:rsidRPr="003F6686" w:rsidRDefault="00EA1344" w:rsidP="00EA1344">
            <w:pPr>
              <w:tabs>
                <w:tab w:val="left" w:pos="10080"/>
              </w:tabs>
              <w:spacing w:after="0" w:line="240" w:lineRule="auto"/>
              <w:rPr>
                <w:rFonts w:ascii="Arial" w:hAnsi="Arial" w:cs="Arial"/>
                <w:sz w:val="20"/>
                <w:szCs w:val="20"/>
              </w:rPr>
            </w:pPr>
            <w:r w:rsidRPr="003F6686">
              <w:rPr>
                <w:rFonts w:ascii="Arial" w:hAnsi="Arial" w:cs="Arial"/>
                <w:sz w:val="20"/>
                <w:szCs w:val="20"/>
              </w:rPr>
              <w:t>Successful</w:t>
            </w:r>
          </w:p>
        </w:tc>
      </w:tr>
      <w:tr w:rsidR="00C8098E" w:rsidRPr="009212B7" w14:paraId="6FB17072" w14:textId="77777777" w:rsidTr="00841648">
        <w:trPr>
          <w:cantSplit/>
        </w:trPr>
        <w:tc>
          <w:tcPr>
            <w:tcW w:w="1119" w:type="dxa"/>
            <w:shd w:val="clear" w:color="auto" w:fill="FFFFFF"/>
          </w:tcPr>
          <w:p w14:paraId="1A36AA8F" w14:textId="71061860" w:rsidR="00D34CE0" w:rsidRPr="00D3400C" w:rsidRDefault="00D34CE0" w:rsidP="00D34CE0">
            <w:pPr>
              <w:tabs>
                <w:tab w:val="left" w:pos="10080"/>
              </w:tabs>
              <w:spacing w:after="0" w:line="240" w:lineRule="auto"/>
              <w:rPr>
                <w:rFonts w:ascii="Arial" w:eastAsia="Calibri" w:hAnsi="Arial" w:cs="Arial"/>
                <w:color w:val="000000" w:themeColor="text1"/>
                <w:sz w:val="20"/>
                <w:szCs w:val="20"/>
              </w:rPr>
            </w:pPr>
            <w:r w:rsidRPr="00D3400C">
              <w:rPr>
                <w:rFonts w:ascii="Arial" w:eastAsia="Calibri" w:hAnsi="Arial" w:cs="Arial"/>
                <w:color w:val="000000" w:themeColor="text1"/>
                <w:sz w:val="20"/>
                <w:szCs w:val="20"/>
              </w:rPr>
              <w:t>Open Sales Order created in step 2 after doing step 2 and 3 and add one more line item having Material Order Quantity Greater than Allocated Quantity</w:t>
            </w:r>
          </w:p>
        </w:tc>
        <w:tc>
          <w:tcPr>
            <w:tcW w:w="709" w:type="dxa"/>
            <w:shd w:val="clear" w:color="auto" w:fill="FFFFFF"/>
          </w:tcPr>
          <w:p w14:paraId="3E39E034" w14:textId="30A813AC" w:rsidR="00D34CE0" w:rsidRPr="00D3400C" w:rsidRDefault="00D34CE0" w:rsidP="00D34CE0">
            <w:pPr>
              <w:tabs>
                <w:tab w:val="left" w:pos="10080"/>
              </w:tabs>
              <w:spacing w:after="0" w:line="240" w:lineRule="auto"/>
              <w:rPr>
                <w:rFonts w:ascii="Arial" w:hAnsi="Arial" w:cs="Arial"/>
                <w:sz w:val="20"/>
                <w:szCs w:val="20"/>
              </w:rPr>
            </w:pPr>
            <w:r w:rsidRPr="00D3400C">
              <w:rPr>
                <w:rFonts w:ascii="Arial" w:hAnsi="Arial" w:cs="Arial"/>
                <w:sz w:val="20"/>
                <w:szCs w:val="20"/>
              </w:rPr>
              <w:t>4.0</w:t>
            </w:r>
          </w:p>
        </w:tc>
        <w:tc>
          <w:tcPr>
            <w:tcW w:w="1701" w:type="dxa"/>
            <w:shd w:val="clear" w:color="auto" w:fill="FFFFFF"/>
          </w:tcPr>
          <w:p w14:paraId="4D5B03D4" w14:textId="48D25D04" w:rsidR="00D34CE0" w:rsidRPr="00D3400C" w:rsidRDefault="00D34CE0" w:rsidP="00D34CE0">
            <w:pPr>
              <w:tabs>
                <w:tab w:val="left" w:pos="10080"/>
              </w:tabs>
              <w:spacing w:after="0" w:line="240" w:lineRule="auto"/>
              <w:rPr>
                <w:rFonts w:ascii="Arial" w:hAnsi="Arial" w:cs="Arial"/>
                <w:sz w:val="20"/>
                <w:szCs w:val="20"/>
              </w:rPr>
            </w:pPr>
            <w:r w:rsidRPr="00D3400C">
              <w:rPr>
                <w:rFonts w:ascii="Arial" w:hAnsi="Arial" w:cs="Arial"/>
                <w:sz w:val="20"/>
                <w:szCs w:val="20"/>
              </w:rPr>
              <w:t>Go to VA02 and open Sales Order 100237596 and add another Line item with Material having Order Quantity Greater than Allocated Quantity and save the order</w:t>
            </w:r>
          </w:p>
        </w:tc>
        <w:tc>
          <w:tcPr>
            <w:tcW w:w="1701" w:type="dxa"/>
            <w:shd w:val="clear" w:color="auto" w:fill="FFFFFF"/>
          </w:tcPr>
          <w:p w14:paraId="1F678753" w14:textId="76A2B9BE" w:rsidR="00D34CE0" w:rsidRPr="00D3400C" w:rsidRDefault="00D34CE0" w:rsidP="00D34CE0">
            <w:pPr>
              <w:tabs>
                <w:tab w:val="left" w:pos="10080"/>
              </w:tabs>
              <w:spacing w:after="0" w:line="240" w:lineRule="auto"/>
              <w:rPr>
                <w:rFonts w:ascii="Arial" w:hAnsi="Arial" w:cs="Arial"/>
                <w:sz w:val="20"/>
                <w:szCs w:val="20"/>
              </w:rPr>
            </w:pPr>
            <w:r w:rsidRPr="00D3400C">
              <w:rPr>
                <w:rFonts w:ascii="Arial" w:hAnsi="Arial" w:cs="Arial"/>
                <w:sz w:val="20"/>
                <w:szCs w:val="20"/>
              </w:rPr>
              <w:t xml:space="preserve">Sales Order - 100237596 </w:t>
            </w:r>
          </w:p>
          <w:p w14:paraId="5BBCB352" w14:textId="77777777" w:rsidR="00D34CE0" w:rsidRPr="00D3400C" w:rsidRDefault="00D34CE0" w:rsidP="00D34CE0">
            <w:pPr>
              <w:tabs>
                <w:tab w:val="left" w:pos="10080"/>
              </w:tabs>
              <w:spacing w:after="0" w:line="240" w:lineRule="auto"/>
              <w:rPr>
                <w:rFonts w:ascii="Arial" w:hAnsi="Arial" w:cs="Arial"/>
                <w:sz w:val="20"/>
                <w:szCs w:val="20"/>
              </w:rPr>
            </w:pPr>
          </w:p>
          <w:p w14:paraId="093B10AA" w14:textId="04835144" w:rsidR="00D34CE0" w:rsidRPr="00D3400C" w:rsidRDefault="00D34CE0" w:rsidP="00D34CE0">
            <w:pPr>
              <w:tabs>
                <w:tab w:val="left" w:pos="10080"/>
              </w:tabs>
              <w:spacing w:after="0" w:line="240" w:lineRule="auto"/>
              <w:rPr>
                <w:rFonts w:ascii="Arial" w:hAnsi="Arial" w:cs="Arial"/>
                <w:sz w:val="20"/>
                <w:szCs w:val="20"/>
              </w:rPr>
            </w:pPr>
            <w:r w:rsidRPr="00D3400C">
              <w:rPr>
                <w:rFonts w:ascii="Arial" w:hAnsi="Arial" w:cs="Arial"/>
                <w:sz w:val="20"/>
                <w:szCs w:val="20"/>
              </w:rPr>
              <w:t>Material: AH063550EAA</w:t>
            </w:r>
          </w:p>
        </w:tc>
        <w:tc>
          <w:tcPr>
            <w:tcW w:w="1701" w:type="dxa"/>
            <w:shd w:val="clear" w:color="auto" w:fill="FFFFFF"/>
          </w:tcPr>
          <w:p w14:paraId="39FAEDA7" w14:textId="52CB7778" w:rsidR="00D34CE0" w:rsidRPr="00D3400C" w:rsidRDefault="00A1039A" w:rsidP="00D34CE0">
            <w:pPr>
              <w:tabs>
                <w:tab w:val="left" w:pos="10080"/>
              </w:tabs>
              <w:spacing w:after="0" w:line="240" w:lineRule="auto"/>
              <w:rPr>
                <w:rFonts w:ascii="Arial" w:eastAsia="Calibri" w:hAnsi="Arial" w:cs="Arial"/>
                <w:color w:val="000000" w:themeColor="text1"/>
                <w:sz w:val="20"/>
                <w:szCs w:val="20"/>
              </w:rPr>
            </w:pPr>
            <w:r w:rsidRPr="00D3400C">
              <w:rPr>
                <w:rFonts w:ascii="Arial" w:eastAsia="Calibri" w:hAnsi="Arial" w:cs="Arial"/>
                <w:color w:val="000000" w:themeColor="text1"/>
                <w:sz w:val="20"/>
                <w:szCs w:val="20"/>
              </w:rPr>
              <w:t xml:space="preserve">A popup should come with New Item Rejected message and </w:t>
            </w:r>
            <w:r w:rsidR="00D34CE0" w:rsidRPr="00D3400C">
              <w:rPr>
                <w:rFonts w:ascii="Arial" w:eastAsia="Calibri" w:hAnsi="Arial" w:cs="Arial"/>
                <w:color w:val="000000" w:themeColor="text1"/>
                <w:sz w:val="20"/>
                <w:szCs w:val="20"/>
              </w:rPr>
              <w:t>Header Delivery Block ‘ZA’ (Allocation Block) should be set and Reason for Rejection ‘ZT</w:t>
            </w:r>
            <w:proofErr w:type="gramStart"/>
            <w:r w:rsidR="00D34CE0" w:rsidRPr="00D3400C">
              <w:rPr>
                <w:rFonts w:ascii="Arial" w:eastAsia="Calibri" w:hAnsi="Arial" w:cs="Arial"/>
                <w:color w:val="000000" w:themeColor="text1"/>
                <w:sz w:val="20"/>
                <w:szCs w:val="20"/>
              </w:rPr>
              <w:t>’(</w:t>
            </w:r>
            <w:proofErr w:type="gramEnd"/>
            <w:r w:rsidR="00D34CE0" w:rsidRPr="00D3400C">
              <w:rPr>
                <w:rFonts w:ascii="Arial" w:eastAsia="Calibri" w:hAnsi="Arial" w:cs="Arial"/>
                <w:color w:val="000000" w:themeColor="text1"/>
                <w:sz w:val="20"/>
                <w:szCs w:val="20"/>
              </w:rPr>
              <w:t>Sales Allocation Denied) should be set for the new item</w:t>
            </w:r>
          </w:p>
        </w:tc>
        <w:bookmarkStart w:id="128" w:name="_MON_1708201003"/>
        <w:bookmarkEnd w:id="128"/>
        <w:tc>
          <w:tcPr>
            <w:tcW w:w="1418" w:type="dxa"/>
            <w:shd w:val="clear" w:color="auto" w:fill="FFFFFF"/>
          </w:tcPr>
          <w:p w14:paraId="40CD98FF" w14:textId="1F603548" w:rsidR="00D34CE0" w:rsidRPr="00D3400C" w:rsidRDefault="001D50B4" w:rsidP="00D34CE0">
            <w:pPr>
              <w:tabs>
                <w:tab w:val="left" w:pos="10080"/>
              </w:tabs>
              <w:spacing w:after="0" w:line="240" w:lineRule="auto"/>
              <w:rPr>
                <w:rFonts w:ascii="Arial" w:hAnsi="Arial" w:cs="Arial"/>
                <w:sz w:val="20"/>
                <w:szCs w:val="20"/>
              </w:rPr>
            </w:pPr>
            <w:r w:rsidRPr="00D3400C">
              <w:rPr>
                <w:rFonts w:ascii="Arial" w:hAnsi="Arial" w:cs="Arial"/>
                <w:sz w:val="20"/>
                <w:szCs w:val="20"/>
              </w:rPr>
              <w:object w:dxaOrig="1520" w:dyaOrig="988" w14:anchorId="7B070221">
                <v:shape id="_x0000_i1028" type="#_x0000_t75" style="width:76pt;height:49.5pt" o:ole="">
                  <v:imagedata r:id="rId29" o:title=""/>
                </v:shape>
                <o:OLEObject Type="Embed" ProgID="Word.Document.12" ShapeID="_x0000_i1028" DrawAspect="Icon" ObjectID="_1779614849" r:id="rId30">
                  <o:FieldCodes>\s</o:FieldCodes>
                </o:OLEObject>
              </w:object>
            </w:r>
          </w:p>
        </w:tc>
        <w:tc>
          <w:tcPr>
            <w:tcW w:w="1134" w:type="dxa"/>
            <w:shd w:val="clear" w:color="auto" w:fill="FFFFFF"/>
          </w:tcPr>
          <w:p w14:paraId="6DD0C7F6" w14:textId="77777777" w:rsidR="00D34CE0" w:rsidRPr="00D3400C" w:rsidRDefault="00D34CE0" w:rsidP="00D34CE0">
            <w:pPr>
              <w:tabs>
                <w:tab w:val="left" w:pos="10080"/>
              </w:tabs>
              <w:spacing w:after="0" w:line="240" w:lineRule="auto"/>
              <w:rPr>
                <w:rFonts w:ascii="Arial" w:hAnsi="Arial" w:cs="Arial"/>
                <w:sz w:val="20"/>
                <w:szCs w:val="20"/>
              </w:rPr>
            </w:pPr>
            <w:r w:rsidRPr="00D3400C">
              <w:rPr>
                <w:rFonts w:ascii="Arial" w:hAnsi="Arial" w:cs="Arial"/>
                <w:sz w:val="20"/>
                <w:szCs w:val="20"/>
              </w:rPr>
              <w:t>Rahul Chandwani/</w:t>
            </w:r>
          </w:p>
          <w:p w14:paraId="6A7BEA5C" w14:textId="7D94251F" w:rsidR="00D34CE0" w:rsidRPr="00D3400C" w:rsidRDefault="00D34CE0" w:rsidP="00D34CE0">
            <w:pPr>
              <w:tabs>
                <w:tab w:val="left" w:pos="10080"/>
              </w:tabs>
              <w:spacing w:after="0" w:line="240" w:lineRule="auto"/>
              <w:rPr>
                <w:rFonts w:ascii="Arial" w:hAnsi="Arial" w:cs="Arial"/>
                <w:sz w:val="20"/>
                <w:szCs w:val="20"/>
              </w:rPr>
            </w:pPr>
            <w:r w:rsidRPr="00D3400C">
              <w:rPr>
                <w:rFonts w:ascii="Arial" w:hAnsi="Arial" w:cs="Arial"/>
                <w:sz w:val="20"/>
                <w:szCs w:val="20"/>
              </w:rPr>
              <w:t>07-Mar-2022</w:t>
            </w:r>
          </w:p>
        </w:tc>
        <w:tc>
          <w:tcPr>
            <w:tcW w:w="1134" w:type="dxa"/>
            <w:shd w:val="clear" w:color="auto" w:fill="FFFFFF"/>
          </w:tcPr>
          <w:p w14:paraId="1904FED8" w14:textId="1F660A7C" w:rsidR="00D34CE0" w:rsidRPr="00D3400C" w:rsidRDefault="00D34CE0" w:rsidP="00D34CE0">
            <w:pPr>
              <w:tabs>
                <w:tab w:val="left" w:pos="10080"/>
              </w:tabs>
              <w:spacing w:after="0" w:line="240" w:lineRule="auto"/>
              <w:rPr>
                <w:rFonts w:ascii="Arial" w:hAnsi="Arial" w:cs="Arial"/>
                <w:sz w:val="20"/>
                <w:szCs w:val="20"/>
              </w:rPr>
            </w:pPr>
            <w:r w:rsidRPr="00D3400C">
              <w:rPr>
                <w:rFonts w:ascii="Arial" w:hAnsi="Arial" w:cs="Arial"/>
                <w:sz w:val="20"/>
                <w:szCs w:val="20"/>
              </w:rPr>
              <w:t>Successful</w:t>
            </w:r>
          </w:p>
        </w:tc>
      </w:tr>
      <w:tr w:rsidR="003233EE" w:rsidRPr="009212B7" w14:paraId="059130BF" w14:textId="77777777" w:rsidTr="00841648">
        <w:trPr>
          <w:cantSplit/>
        </w:trPr>
        <w:tc>
          <w:tcPr>
            <w:tcW w:w="1119" w:type="dxa"/>
            <w:shd w:val="clear" w:color="auto" w:fill="FFFFFF"/>
          </w:tcPr>
          <w:p w14:paraId="50593506" w14:textId="15972B20" w:rsidR="003233EE" w:rsidRPr="00D3400C" w:rsidRDefault="003233EE" w:rsidP="003233EE">
            <w:pPr>
              <w:tabs>
                <w:tab w:val="left" w:pos="10080"/>
              </w:tabs>
              <w:spacing w:after="0" w:line="240" w:lineRule="auto"/>
              <w:rPr>
                <w:rFonts w:ascii="Arial" w:eastAsia="Calibri" w:hAnsi="Arial" w:cs="Arial"/>
                <w:color w:val="000000" w:themeColor="text1"/>
                <w:sz w:val="20"/>
                <w:szCs w:val="20"/>
              </w:rPr>
            </w:pPr>
            <w:r>
              <w:rPr>
                <w:rFonts w:ascii="Arial" w:eastAsia="Calibri" w:hAnsi="Arial" w:cs="Arial"/>
                <w:color w:val="000000" w:themeColor="text1"/>
                <w:sz w:val="20"/>
                <w:szCs w:val="20"/>
              </w:rPr>
              <w:lastRenderedPageBreak/>
              <w:t>Create a Sales Order with Materials having Order Quantity Greater than the Allocated Quantity, then in change mode update the Usage Indicator to ‘ZPA’ for all Items, then Create another Sales Order with Same Materials with any Quantities</w:t>
            </w:r>
          </w:p>
        </w:tc>
        <w:tc>
          <w:tcPr>
            <w:tcW w:w="709" w:type="dxa"/>
            <w:shd w:val="clear" w:color="auto" w:fill="FFFFFF"/>
          </w:tcPr>
          <w:p w14:paraId="09541913" w14:textId="5F2A4113" w:rsidR="003233EE" w:rsidRPr="00D3400C" w:rsidRDefault="003233EE" w:rsidP="003233EE">
            <w:pPr>
              <w:tabs>
                <w:tab w:val="left" w:pos="10080"/>
              </w:tabs>
              <w:spacing w:after="0" w:line="240" w:lineRule="auto"/>
              <w:rPr>
                <w:rFonts w:ascii="Arial" w:hAnsi="Arial" w:cs="Arial"/>
                <w:sz w:val="20"/>
                <w:szCs w:val="20"/>
              </w:rPr>
            </w:pPr>
            <w:r>
              <w:rPr>
                <w:rFonts w:ascii="Arial" w:hAnsi="Arial" w:cs="Arial"/>
                <w:sz w:val="20"/>
                <w:szCs w:val="20"/>
              </w:rPr>
              <w:t>5.0</w:t>
            </w:r>
          </w:p>
        </w:tc>
        <w:tc>
          <w:tcPr>
            <w:tcW w:w="1701" w:type="dxa"/>
            <w:shd w:val="clear" w:color="auto" w:fill="FFFFFF"/>
          </w:tcPr>
          <w:p w14:paraId="7A52A4F9" w14:textId="1BB5659B" w:rsidR="003233EE" w:rsidRPr="00D3400C" w:rsidRDefault="003233EE" w:rsidP="003233EE">
            <w:pPr>
              <w:tabs>
                <w:tab w:val="left" w:pos="10080"/>
              </w:tabs>
              <w:spacing w:after="0" w:line="240" w:lineRule="auto"/>
              <w:rPr>
                <w:rFonts w:ascii="Arial" w:hAnsi="Arial" w:cs="Arial"/>
                <w:sz w:val="20"/>
                <w:szCs w:val="20"/>
              </w:rPr>
            </w:pPr>
            <w:r>
              <w:rPr>
                <w:rFonts w:ascii="Arial" w:eastAsia="Calibri" w:hAnsi="Arial" w:cs="Arial"/>
                <w:color w:val="000000" w:themeColor="text1"/>
                <w:sz w:val="20"/>
                <w:szCs w:val="20"/>
              </w:rPr>
              <w:t>Create a Sales Order with Materials having Order Quantity Greater than the Allocated Quantity, then in change mode update the Usage Indicator to ‘ZPA’ for all Items, then Create another Sales Order with Same Materials with any Quantities</w:t>
            </w:r>
          </w:p>
        </w:tc>
        <w:tc>
          <w:tcPr>
            <w:tcW w:w="1701" w:type="dxa"/>
            <w:shd w:val="clear" w:color="auto" w:fill="FFFFFF"/>
          </w:tcPr>
          <w:p w14:paraId="0483ABFB" w14:textId="77777777" w:rsidR="003233EE" w:rsidRPr="003F6686" w:rsidRDefault="003233EE" w:rsidP="003233EE">
            <w:pPr>
              <w:tabs>
                <w:tab w:val="left" w:pos="10080"/>
              </w:tabs>
              <w:spacing w:after="0" w:line="240" w:lineRule="auto"/>
              <w:rPr>
                <w:rFonts w:ascii="Arial" w:hAnsi="Arial" w:cs="Arial"/>
                <w:sz w:val="20"/>
                <w:szCs w:val="20"/>
              </w:rPr>
            </w:pPr>
            <w:r w:rsidRPr="003F6686">
              <w:rPr>
                <w:rFonts w:ascii="Arial" w:hAnsi="Arial" w:cs="Arial"/>
                <w:sz w:val="20"/>
                <w:szCs w:val="20"/>
              </w:rPr>
              <w:t>Sales Org – GB01</w:t>
            </w:r>
          </w:p>
          <w:p w14:paraId="4A697641" w14:textId="77777777" w:rsidR="003233EE" w:rsidRPr="003F6686" w:rsidRDefault="003233EE" w:rsidP="003233EE">
            <w:pPr>
              <w:tabs>
                <w:tab w:val="left" w:pos="10080"/>
              </w:tabs>
              <w:spacing w:after="0" w:line="240" w:lineRule="auto"/>
              <w:rPr>
                <w:rFonts w:ascii="Arial" w:hAnsi="Arial" w:cs="Arial"/>
                <w:sz w:val="20"/>
                <w:szCs w:val="20"/>
              </w:rPr>
            </w:pPr>
            <w:r w:rsidRPr="003F6686">
              <w:rPr>
                <w:rFonts w:ascii="Arial" w:hAnsi="Arial" w:cs="Arial"/>
                <w:sz w:val="20"/>
                <w:szCs w:val="20"/>
              </w:rPr>
              <w:t xml:space="preserve">Order type – </w:t>
            </w:r>
            <w:proofErr w:type="gramStart"/>
            <w:r w:rsidRPr="003F6686">
              <w:rPr>
                <w:rFonts w:ascii="Arial" w:hAnsi="Arial" w:cs="Arial"/>
                <w:sz w:val="20"/>
                <w:szCs w:val="20"/>
              </w:rPr>
              <w:t>ZOR</w:t>
            </w:r>
            <w:proofErr w:type="gramEnd"/>
          </w:p>
          <w:p w14:paraId="4AEA6CAF" w14:textId="77777777" w:rsidR="003233EE" w:rsidRPr="003F6686" w:rsidRDefault="003233EE" w:rsidP="003233EE">
            <w:pPr>
              <w:tabs>
                <w:tab w:val="left" w:pos="10080"/>
              </w:tabs>
              <w:spacing w:after="0" w:line="240" w:lineRule="auto"/>
              <w:rPr>
                <w:rFonts w:ascii="Arial" w:hAnsi="Arial" w:cs="Arial"/>
                <w:sz w:val="20"/>
                <w:szCs w:val="20"/>
              </w:rPr>
            </w:pPr>
            <w:proofErr w:type="spellStart"/>
            <w:r w:rsidRPr="003F6686">
              <w:rPr>
                <w:rFonts w:ascii="Arial" w:hAnsi="Arial" w:cs="Arial"/>
                <w:sz w:val="20"/>
                <w:szCs w:val="20"/>
              </w:rPr>
              <w:t>Dist</w:t>
            </w:r>
            <w:proofErr w:type="spellEnd"/>
            <w:r w:rsidRPr="003F6686">
              <w:rPr>
                <w:rFonts w:ascii="Arial" w:hAnsi="Arial" w:cs="Arial"/>
                <w:sz w:val="20"/>
                <w:szCs w:val="20"/>
              </w:rPr>
              <w:t xml:space="preserve"> Chanel – 10</w:t>
            </w:r>
          </w:p>
          <w:p w14:paraId="1E5863F2" w14:textId="77777777" w:rsidR="003233EE" w:rsidRPr="003F6686" w:rsidRDefault="003233EE" w:rsidP="003233EE">
            <w:pPr>
              <w:tabs>
                <w:tab w:val="left" w:pos="10080"/>
              </w:tabs>
              <w:spacing w:after="0" w:line="240" w:lineRule="auto"/>
              <w:rPr>
                <w:rFonts w:ascii="Arial" w:hAnsi="Arial" w:cs="Arial"/>
                <w:sz w:val="20"/>
                <w:szCs w:val="20"/>
              </w:rPr>
            </w:pPr>
            <w:r w:rsidRPr="003F6686">
              <w:rPr>
                <w:rFonts w:ascii="Arial" w:hAnsi="Arial" w:cs="Arial"/>
                <w:sz w:val="20"/>
                <w:szCs w:val="20"/>
              </w:rPr>
              <w:t>Division – 10</w:t>
            </w:r>
          </w:p>
          <w:p w14:paraId="3FFF03BF" w14:textId="77777777" w:rsidR="003233EE" w:rsidRDefault="003233EE" w:rsidP="003233EE">
            <w:pPr>
              <w:tabs>
                <w:tab w:val="left" w:pos="10080"/>
              </w:tabs>
              <w:spacing w:after="0" w:line="240" w:lineRule="auto"/>
              <w:rPr>
                <w:rFonts w:ascii="Arial" w:hAnsi="Arial" w:cs="Arial"/>
                <w:sz w:val="20"/>
                <w:szCs w:val="20"/>
              </w:rPr>
            </w:pPr>
          </w:p>
          <w:p w14:paraId="353F7F25" w14:textId="77777777" w:rsidR="003233EE" w:rsidRDefault="003233EE" w:rsidP="003233EE">
            <w:pPr>
              <w:tabs>
                <w:tab w:val="left" w:pos="10080"/>
              </w:tabs>
              <w:spacing w:after="0" w:line="240" w:lineRule="auto"/>
              <w:rPr>
                <w:rFonts w:ascii="Arial" w:hAnsi="Arial" w:cs="Arial"/>
                <w:sz w:val="20"/>
                <w:szCs w:val="20"/>
              </w:rPr>
            </w:pPr>
            <w:r>
              <w:rPr>
                <w:rFonts w:ascii="Arial" w:hAnsi="Arial" w:cs="Arial"/>
                <w:sz w:val="20"/>
                <w:szCs w:val="20"/>
              </w:rPr>
              <w:t>Sold-to-Party – 50026291</w:t>
            </w:r>
          </w:p>
          <w:p w14:paraId="5FFD703A" w14:textId="77777777" w:rsidR="003233EE" w:rsidRPr="003F6686" w:rsidRDefault="003233EE" w:rsidP="003233EE">
            <w:pPr>
              <w:tabs>
                <w:tab w:val="left" w:pos="10080"/>
              </w:tabs>
              <w:spacing w:after="0" w:line="240" w:lineRule="auto"/>
              <w:rPr>
                <w:rFonts w:ascii="Arial" w:hAnsi="Arial" w:cs="Arial"/>
                <w:sz w:val="20"/>
                <w:szCs w:val="20"/>
              </w:rPr>
            </w:pPr>
          </w:p>
          <w:p w14:paraId="4F8FD1B4" w14:textId="5A4970BA" w:rsidR="003233EE" w:rsidRPr="00D3400C" w:rsidRDefault="003233EE" w:rsidP="003233EE">
            <w:pPr>
              <w:tabs>
                <w:tab w:val="left" w:pos="10080"/>
              </w:tabs>
              <w:spacing w:after="0" w:line="240" w:lineRule="auto"/>
              <w:rPr>
                <w:rFonts w:ascii="Arial" w:hAnsi="Arial" w:cs="Arial"/>
                <w:sz w:val="20"/>
                <w:szCs w:val="20"/>
              </w:rPr>
            </w:pPr>
            <w:proofErr w:type="gramStart"/>
            <w:r w:rsidRPr="003F6686">
              <w:rPr>
                <w:rFonts w:ascii="Arial" w:hAnsi="Arial" w:cs="Arial"/>
                <w:sz w:val="20"/>
                <w:szCs w:val="20"/>
              </w:rPr>
              <w:t>Material</w:t>
            </w:r>
            <w:r>
              <w:rPr>
                <w:rFonts w:ascii="Arial" w:hAnsi="Arial" w:cs="Arial"/>
                <w:sz w:val="20"/>
                <w:szCs w:val="20"/>
              </w:rPr>
              <w:t>s</w:t>
            </w:r>
            <w:r w:rsidRPr="003F6686">
              <w:rPr>
                <w:rFonts w:ascii="Arial" w:hAnsi="Arial" w:cs="Arial"/>
                <w:sz w:val="20"/>
                <w:szCs w:val="20"/>
              </w:rPr>
              <w:t xml:space="preserve"> :</w:t>
            </w:r>
            <w:proofErr w:type="gramEnd"/>
            <w:r w:rsidRPr="003F6686">
              <w:rPr>
                <w:rFonts w:ascii="Arial" w:hAnsi="Arial" w:cs="Arial"/>
                <w:sz w:val="20"/>
                <w:szCs w:val="20"/>
              </w:rPr>
              <w:t xml:space="preserve"> </w:t>
            </w:r>
            <w:r w:rsidRPr="003233EE">
              <w:rPr>
                <w:rFonts w:ascii="Arial" w:hAnsi="Arial" w:cs="Arial"/>
                <w:sz w:val="20"/>
                <w:szCs w:val="20"/>
              </w:rPr>
              <w:t>AF720082XAA</w:t>
            </w:r>
            <w:r w:rsidRPr="003F6686">
              <w:rPr>
                <w:rFonts w:ascii="Arial" w:hAnsi="Arial" w:cs="Arial"/>
                <w:sz w:val="20"/>
                <w:szCs w:val="20"/>
              </w:rPr>
              <w:t xml:space="preserve">, </w:t>
            </w:r>
            <w:r w:rsidRPr="003233EE">
              <w:rPr>
                <w:rFonts w:ascii="Arial" w:hAnsi="Arial" w:cs="Arial"/>
                <w:sz w:val="20"/>
                <w:szCs w:val="20"/>
              </w:rPr>
              <w:t>AH063550EAA</w:t>
            </w:r>
          </w:p>
        </w:tc>
        <w:tc>
          <w:tcPr>
            <w:tcW w:w="1701" w:type="dxa"/>
            <w:shd w:val="clear" w:color="auto" w:fill="FFFFFF"/>
          </w:tcPr>
          <w:p w14:paraId="5B6CB9EF" w14:textId="64E8F09C" w:rsidR="003233EE" w:rsidRPr="00D3400C" w:rsidRDefault="003233EE" w:rsidP="003233EE">
            <w:pPr>
              <w:tabs>
                <w:tab w:val="left" w:pos="10080"/>
              </w:tabs>
              <w:spacing w:after="0" w:line="240" w:lineRule="auto"/>
              <w:rPr>
                <w:rFonts w:ascii="Arial" w:eastAsia="Calibri" w:hAnsi="Arial" w:cs="Arial"/>
                <w:color w:val="000000" w:themeColor="text1"/>
                <w:sz w:val="20"/>
                <w:szCs w:val="20"/>
              </w:rPr>
            </w:pPr>
            <w:r>
              <w:rPr>
                <w:rFonts w:ascii="Arial" w:eastAsia="Calibri" w:hAnsi="Arial" w:cs="Arial"/>
                <w:color w:val="000000" w:themeColor="text1"/>
                <w:sz w:val="20"/>
                <w:szCs w:val="20"/>
              </w:rPr>
              <w:t xml:space="preserve">Second Sales Order should have 0 Quantity confirmed for all the Items as full </w:t>
            </w:r>
            <w:r w:rsidR="006E1409">
              <w:rPr>
                <w:rFonts w:ascii="Arial" w:eastAsia="Calibri" w:hAnsi="Arial" w:cs="Arial"/>
                <w:color w:val="000000" w:themeColor="text1"/>
                <w:sz w:val="20"/>
                <w:szCs w:val="20"/>
              </w:rPr>
              <w:t xml:space="preserve">Allocated </w:t>
            </w:r>
            <w:r>
              <w:rPr>
                <w:rFonts w:ascii="Arial" w:eastAsia="Calibri" w:hAnsi="Arial" w:cs="Arial"/>
                <w:color w:val="000000" w:themeColor="text1"/>
                <w:sz w:val="20"/>
                <w:szCs w:val="20"/>
              </w:rPr>
              <w:t xml:space="preserve">Quantities has already been </w:t>
            </w:r>
            <w:r w:rsidR="006E1409">
              <w:rPr>
                <w:rFonts w:ascii="Arial" w:eastAsia="Calibri" w:hAnsi="Arial" w:cs="Arial"/>
                <w:color w:val="000000" w:themeColor="text1"/>
                <w:sz w:val="20"/>
                <w:szCs w:val="20"/>
              </w:rPr>
              <w:t>consumed in the First Sales Order for all the Materials</w:t>
            </w:r>
          </w:p>
        </w:tc>
        <w:bookmarkStart w:id="129" w:name="_MON_1708808479"/>
        <w:bookmarkEnd w:id="129"/>
        <w:tc>
          <w:tcPr>
            <w:tcW w:w="1418" w:type="dxa"/>
            <w:shd w:val="clear" w:color="auto" w:fill="FFFFFF"/>
          </w:tcPr>
          <w:p w14:paraId="7525F3F7" w14:textId="72D4D335" w:rsidR="003233EE" w:rsidRPr="00D3400C" w:rsidRDefault="006B7EC0" w:rsidP="003233EE">
            <w:pPr>
              <w:tabs>
                <w:tab w:val="left" w:pos="10080"/>
              </w:tabs>
              <w:spacing w:after="0" w:line="240" w:lineRule="auto"/>
              <w:rPr>
                <w:rFonts w:ascii="Arial" w:hAnsi="Arial" w:cs="Arial"/>
                <w:sz w:val="20"/>
                <w:szCs w:val="20"/>
              </w:rPr>
            </w:pPr>
            <w:r>
              <w:rPr>
                <w:rFonts w:ascii="Arial" w:hAnsi="Arial" w:cs="Arial"/>
                <w:sz w:val="20"/>
                <w:szCs w:val="20"/>
              </w:rPr>
              <w:object w:dxaOrig="1520" w:dyaOrig="988" w14:anchorId="3FA3F8EE">
                <v:shape id="_x0000_i1029" type="#_x0000_t75" style="width:76pt;height:49.5pt" o:ole="">
                  <v:imagedata r:id="rId31" o:title=""/>
                </v:shape>
                <o:OLEObject Type="Embed" ProgID="Word.Document.12" ShapeID="_x0000_i1029" DrawAspect="Icon" ObjectID="_1779614850" r:id="rId32">
                  <o:FieldCodes>\s</o:FieldCodes>
                </o:OLEObject>
              </w:object>
            </w:r>
          </w:p>
        </w:tc>
        <w:tc>
          <w:tcPr>
            <w:tcW w:w="1134" w:type="dxa"/>
            <w:shd w:val="clear" w:color="auto" w:fill="FFFFFF"/>
          </w:tcPr>
          <w:p w14:paraId="4BD3B61D" w14:textId="77777777" w:rsidR="003233EE" w:rsidRPr="00D3400C" w:rsidRDefault="003233EE" w:rsidP="003233EE">
            <w:pPr>
              <w:tabs>
                <w:tab w:val="left" w:pos="10080"/>
              </w:tabs>
              <w:spacing w:after="0" w:line="240" w:lineRule="auto"/>
              <w:rPr>
                <w:rFonts w:ascii="Arial" w:hAnsi="Arial" w:cs="Arial"/>
                <w:sz w:val="20"/>
                <w:szCs w:val="20"/>
              </w:rPr>
            </w:pPr>
            <w:r w:rsidRPr="00D3400C">
              <w:rPr>
                <w:rFonts w:ascii="Arial" w:hAnsi="Arial" w:cs="Arial"/>
                <w:sz w:val="20"/>
                <w:szCs w:val="20"/>
              </w:rPr>
              <w:t>Rahul Chandwani/</w:t>
            </w:r>
          </w:p>
          <w:p w14:paraId="4C0D4B62" w14:textId="1CF2CCCB" w:rsidR="003233EE" w:rsidRPr="00D3400C" w:rsidRDefault="003233EE" w:rsidP="003233EE">
            <w:pPr>
              <w:tabs>
                <w:tab w:val="left" w:pos="10080"/>
              </w:tabs>
              <w:spacing w:after="0" w:line="240" w:lineRule="auto"/>
              <w:rPr>
                <w:rFonts w:ascii="Arial" w:hAnsi="Arial" w:cs="Arial"/>
                <w:sz w:val="20"/>
                <w:szCs w:val="20"/>
              </w:rPr>
            </w:pPr>
            <w:r>
              <w:rPr>
                <w:rFonts w:ascii="Arial" w:hAnsi="Arial" w:cs="Arial"/>
                <w:sz w:val="20"/>
                <w:szCs w:val="20"/>
              </w:rPr>
              <w:t>15</w:t>
            </w:r>
            <w:r w:rsidRPr="00D3400C">
              <w:rPr>
                <w:rFonts w:ascii="Arial" w:hAnsi="Arial" w:cs="Arial"/>
                <w:sz w:val="20"/>
                <w:szCs w:val="20"/>
              </w:rPr>
              <w:t>-Mar-2022</w:t>
            </w:r>
          </w:p>
        </w:tc>
        <w:tc>
          <w:tcPr>
            <w:tcW w:w="1134" w:type="dxa"/>
            <w:shd w:val="clear" w:color="auto" w:fill="FFFFFF"/>
          </w:tcPr>
          <w:p w14:paraId="3511C3CC" w14:textId="1CD19665" w:rsidR="003233EE" w:rsidRPr="00D3400C" w:rsidRDefault="003233EE" w:rsidP="003233EE">
            <w:pPr>
              <w:tabs>
                <w:tab w:val="left" w:pos="10080"/>
              </w:tabs>
              <w:spacing w:after="0" w:line="240" w:lineRule="auto"/>
              <w:rPr>
                <w:rFonts w:ascii="Arial" w:hAnsi="Arial" w:cs="Arial"/>
                <w:sz w:val="20"/>
                <w:szCs w:val="20"/>
              </w:rPr>
            </w:pPr>
            <w:r w:rsidRPr="00D3400C">
              <w:rPr>
                <w:rFonts w:ascii="Arial" w:hAnsi="Arial" w:cs="Arial"/>
                <w:sz w:val="20"/>
                <w:szCs w:val="20"/>
              </w:rPr>
              <w:t>Successful</w:t>
            </w:r>
          </w:p>
        </w:tc>
      </w:tr>
    </w:tbl>
    <w:p w14:paraId="214E2088" w14:textId="77777777" w:rsidR="00126E61" w:rsidRPr="004D507D" w:rsidRDefault="00126E61" w:rsidP="00126E61">
      <w:pPr>
        <w:rPr>
          <w:rFonts w:ascii="Arial" w:hAnsi="Arial" w:cs="Arial"/>
          <w:b/>
          <w:color w:val="0000FF"/>
        </w:rPr>
      </w:pPr>
    </w:p>
    <w:bookmarkEnd w:id="121"/>
    <w:bookmarkEnd w:id="122"/>
    <w:p w14:paraId="69C3448B" w14:textId="68389214" w:rsidR="000B2B44" w:rsidRPr="000D6C11" w:rsidRDefault="00126E61" w:rsidP="000B2B44">
      <w:pPr>
        <w:rPr>
          <w:rFonts w:ascii="Arial" w:hAnsi="Arial" w:cs="Arial"/>
        </w:rPr>
      </w:pPr>
      <w:r>
        <w:rPr>
          <w:rFonts w:ascii="Arial" w:hAnsi="Arial" w:cs="Arial"/>
        </w:rPr>
        <w:br w:type="page"/>
      </w:r>
      <w:r w:rsidRPr="00DB2229">
        <w:rPr>
          <w:rFonts w:cstheme="minorHAnsi"/>
          <w:b/>
          <w:bCs/>
        </w:rPr>
        <w:lastRenderedPageBreak/>
        <w:t>Normal Functionality</w:t>
      </w:r>
    </w:p>
    <w:tbl>
      <w:tblPr>
        <w:tblW w:w="1099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45"/>
        <w:gridCol w:w="708"/>
        <w:gridCol w:w="1647"/>
        <w:gridCol w:w="2606"/>
        <w:gridCol w:w="1843"/>
        <w:gridCol w:w="1389"/>
        <w:gridCol w:w="1261"/>
      </w:tblGrid>
      <w:tr w:rsidR="00DB2229" w:rsidRPr="009212B7" w14:paraId="5A94267E" w14:textId="77777777" w:rsidTr="009A2E8F">
        <w:trPr>
          <w:cantSplit/>
          <w:tblHeader/>
        </w:trPr>
        <w:tc>
          <w:tcPr>
            <w:tcW w:w="1545" w:type="dxa"/>
            <w:shd w:val="clear" w:color="auto" w:fill="B4C6E7" w:themeFill="accent1" w:themeFillTint="66"/>
          </w:tcPr>
          <w:p w14:paraId="5A11CC27" w14:textId="77777777" w:rsidR="00DB2229" w:rsidRPr="009212B7" w:rsidRDefault="00DB2229" w:rsidP="004C41C5">
            <w:pPr>
              <w:tabs>
                <w:tab w:val="left" w:pos="10080"/>
              </w:tabs>
              <w:jc w:val="both"/>
              <w:rPr>
                <w:rFonts w:ascii="Arial" w:hAnsi="Arial" w:cs="Arial"/>
                <w:b/>
                <w:sz w:val="18"/>
              </w:rPr>
            </w:pPr>
            <w:r w:rsidRPr="009212B7">
              <w:rPr>
                <w:rFonts w:ascii="Arial" w:hAnsi="Arial" w:cs="Arial"/>
                <w:b/>
                <w:sz w:val="18"/>
              </w:rPr>
              <w:t>Test Condition</w:t>
            </w:r>
          </w:p>
        </w:tc>
        <w:tc>
          <w:tcPr>
            <w:tcW w:w="708" w:type="dxa"/>
            <w:shd w:val="clear" w:color="auto" w:fill="B4C6E7" w:themeFill="accent1" w:themeFillTint="66"/>
          </w:tcPr>
          <w:p w14:paraId="77D1CF0E" w14:textId="77777777" w:rsidR="00DB2229" w:rsidRPr="009212B7" w:rsidRDefault="00DB2229" w:rsidP="004C41C5">
            <w:pPr>
              <w:tabs>
                <w:tab w:val="left" w:pos="10080"/>
              </w:tabs>
              <w:jc w:val="both"/>
              <w:rPr>
                <w:rFonts w:ascii="Arial" w:hAnsi="Arial" w:cs="Arial"/>
                <w:b/>
                <w:sz w:val="18"/>
              </w:rPr>
            </w:pPr>
            <w:r w:rsidRPr="009212B7">
              <w:rPr>
                <w:rFonts w:ascii="Arial" w:hAnsi="Arial" w:cs="Arial"/>
                <w:b/>
                <w:sz w:val="18"/>
              </w:rPr>
              <w:t>Step</w:t>
            </w:r>
          </w:p>
        </w:tc>
        <w:tc>
          <w:tcPr>
            <w:tcW w:w="1647" w:type="dxa"/>
            <w:shd w:val="clear" w:color="auto" w:fill="B4C6E7" w:themeFill="accent1" w:themeFillTint="66"/>
          </w:tcPr>
          <w:p w14:paraId="47013296" w14:textId="77777777" w:rsidR="00DB2229" w:rsidRPr="009212B7" w:rsidRDefault="00DB2229" w:rsidP="004C41C5">
            <w:pPr>
              <w:tabs>
                <w:tab w:val="left" w:pos="10080"/>
              </w:tabs>
              <w:jc w:val="both"/>
              <w:rPr>
                <w:rFonts w:ascii="Arial" w:hAnsi="Arial" w:cs="Arial"/>
                <w:b/>
                <w:sz w:val="18"/>
              </w:rPr>
            </w:pPr>
            <w:r w:rsidRPr="009212B7">
              <w:rPr>
                <w:rFonts w:ascii="Arial" w:hAnsi="Arial" w:cs="Arial"/>
                <w:b/>
                <w:sz w:val="18"/>
              </w:rPr>
              <w:t>Step Description</w:t>
            </w:r>
          </w:p>
        </w:tc>
        <w:tc>
          <w:tcPr>
            <w:tcW w:w="2606" w:type="dxa"/>
            <w:shd w:val="clear" w:color="auto" w:fill="B4C6E7" w:themeFill="accent1" w:themeFillTint="66"/>
          </w:tcPr>
          <w:p w14:paraId="13FE90EB" w14:textId="77777777" w:rsidR="00DB2229" w:rsidRPr="009212B7" w:rsidRDefault="00DB2229" w:rsidP="004C41C5">
            <w:pPr>
              <w:tabs>
                <w:tab w:val="left" w:pos="10080"/>
              </w:tabs>
              <w:jc w:val="both"/>
              <w:rPr>
                <w:rFonts w:ascii="Arial" w:hAnsi="Arial" w:cs="Arial"/>
                <w:b/>
                <w:sz w:val="18"/>
              </w:rPr>
            </w:pPr>
            <w:r w:rsidRPr="009212B7">
              <w:rPr>
                <w:rFonts w:ascii="Arial" w:hAnsi="Arial" w:cs="Arial"/>
                <w:b/>
                <w:sz w:val="18"/>
              </w:rPr>
              <w:t>Test Data</w:t>
            </w:r>
          </w:p>
        </w:tc>
        <w:tc>
          <w:tcPr>
            <w:tcW w:w="1843" w:type="dxa"/>
            <w:shd w:val="clear" w:color="auto" w:fill="B4C6E7" w:themeFill="accent1" w:themeFillTint="66"/>
          </w:tcPr>
          <w:p w14:paraId="280A347B" w14:textId="77777777" w:rsidR="00DB2229" w:rsidRPr="009212B7" w:rsidRDefault="00DB2229" w:rsidP="004C41C5">
            <w:pPr>
              <w:tabs>
                <w:tab w:val="left" w:pos="10080"/>
              </w:tabs>
              <w:jc w:val="both"/>
              <w:rPr>
                <w:rFonts w:ascii="Arial" w:hAnsi="Arial" w:cs="Arial"/>
                <w:b/>
                <w:sz w:val="18"/>
              </w:rPr>
            </w:pPr>
            <w:r w:rsidRPr="009212B7">
              <w:rPr>
                <w:rFonts w:ascii="Arial" w:hAnsi="Arial" w:cs="Arial"/>
                <w:b/>
                <w:sz w:val="18"/>
              </w:rPr>
              <w:t>Expected Result</w:t>
            </w:r>
          </w:p>
        </w:tc>
        <w:tc>
          <w:tcPr>
            <w:tcW w:w="1389" w:type="dxa"/>
            <w:shd w:val="clear" w:color="auto" w:fill="B4C6E7" w:themeFill="accent1" w:themeFillTint="66"/>
          </w:tcPr>
          <w:p w14:paraId="5AD4CD8C" w14:textId="77777777" w:rsidR="00DB2229" w:rsidRPr="009212B7" w:rsidRDefault="00DB2229" w:rsidP="004C41C5">
            <w:pPr>
              <w:tabs>
                <w:tab w:val="left" w:pos="10080"/>
              </w:tabs>
              <w:jc w:val="both"/>
              <w:rPr>
                <w:rFonts w:ascii="Arial" w:hAnsi="Arial" w:cs="Arial"/>
                <w:b/>
                <w:sz w:val="18"/>
              </w:rPr>
            </w:pPr>
            <w:r w:rsidRPr="009212B7">
              <w:rPr>
                <w:rFonts w:ascii="Arial" w:hAnsi="Arial" w:cs="Arial"/>
                <w:b/>
                <w:sz w:val="18"/>
              </w:rPr>
              <w:t>Executed By/Date</w:t>
            </w:r>
          </w:p>
        </w:tc>
        <w:tc>
          <w:tcPr>
            <w:tcW w:w="1261" w:type="dxa"/>
            <w:shd w:val="clear" w:color="auto" w:fill="B4C6E7" w:themeFill="accent1" w:themeFillTint="66"/>
          </w:tcPr>
          <w:p w14:paraId="30DE489B" w14:textId="77777777" w:rsidR="00DB2229" w:rsidRPr="009212B7" w:rsidRDefault="00DB2229" w:rsidP="004C41C5">
            <w:pPr>
              <w:tabs>
                <w:tab w:val="left" w:pos="10080"/>
              </w:tabs>
              <w:jc w:val="both"/>
              <w:rPr>
                <w:rFonts w:ascii="Arial" w:hAnsi="Arial" w:cs="Arial"/>
                <w:b/>
                <w:sz w:val="18"/>
              </w:rPr>
            </w:pPr>
            <w:r w:rsidRPr="009212B7">
              <w:rPr>
                <w:rFonts w:ascii="Arial" w:hAnsi="Arial" w:cs="Arial"/>
                <w:b/>
                <w:sz w:val="18"/>
              </w:rPr>
              <w:t>Remarks</w:t>
            </w:r>
          </w:p>
        </w:tc>
      </w:tr>
      <w:tr w:rsidR="006848A4" w:rsidRPr="009212B7" w14:paraId="393252DA" w14:textId="77777777" w:rsidTr="009A2E8F">
        <w:trPr>
          <w:cantSplit/>
        </w:trPr>
        <w:tc>
          <w:tcPr>
            <w:tcW w:w="1545" w:type="dxa"/>
            <w:shd w:val="clear" w:color="auto" w:fill="FFFFFF"/>
          </w:tcPr>
          <w:p w14:paraId="7245C9B0" w14:textId="77777777" w:rsidR="006848A4" w:rsidRPr="009212B7" w:rsidRDefault="006848A4" w:rsidP="006848A4">
            <w:pPr>
              <w:tabs>
                <w:tab w:val="left" w:pos="10080"/>
              </w:tabs>
              <w:spacing w:after="0" w:line="240" w:lineRule="auto"/>
              <w:rPr>
                <w:rFonts w:ascii="Arial" w:hAnsi="Arial" w:cs="Arial"/>
                <w:sz w:val="18"/>
              </w:rPr>
            </w:pPr>
          </w:p>
        </w:tc>
        <w:tc>
          <w:tcPr>
            <w:tcW w:w="708" w:type="dxa"/>
            <w:shd w:val="clear" w:color="auto" w:fill="FFFFFF"/>
          </w:tcPr>
          <w:p w14:paraId="7A574943" w14:textId="77777777" w:rsidR="006848A4" w:rsidRPr="009212B7" w:rsidRDefault="006848A4" w:rsidP="006848A4">
            <w:pPr>
              <w:tabs>
                <w:tab w:val="left" w:pos="10080"/>
              </w:tabs>
              <w:spacing w:after="0" w:line="240" w:lineRule="auto"/>
              <w:rPr>
                <w:rFonts w:ascii="Arial" w:hAnsi="Arial" w:cs="Arial"/>
                <w:sz w:val="18"/>
              </w:rPr>
            </w:pPr>
          </w:p>
        </w:tc>
        <w:tc>
          <w:tcPr>
            <w:tcW w:w="1647" w:type="dxa"/>
            <w:shd w:val="clear" w:color="auto" w:fill="FFFFFF"/>
          </w:tcPr>
          <w:p w14:paraId="01A297F0" w14:textId="77777777" w:rsidR="006848A4" w:rsidRPr="009212B7" w:rsidRDefault="006848A4" w:rsidP="006848A4">
            <w:pPr>
              <w:tabs>
                <w:tab w:val="left" w:pos="10080"/>
              </w:tabs>
              <w:spacing w:after="0" w:line="240" w:lineRule="auto"/>
              <w:rPr>
                <w:rFonts w:ascii="Arial" w:hAnsi="Arial" w:cs="Arial"/>
                <w:sz w:val="18"/>
              </w:rPr>
            </w:pPr>
          </w:p>
        </w:tc>
        <w:tc>
          <w:tcPr>
            <w:tcW w:w="2606" w:type="dxa"/>
            <w:shd w:val="clear" w:color="auto" w:fill="FFFFFF"/>
          </w:tcPr>
          <w:p w14:paraId="55AB8AC2" w14:textId="77777777" w:rsidR="006848A4" w:rsidRPr="009212B7" w:rsidRDefault="006848A4" w:rsidP="006848A4">
            <w:pPr>
              <w:tabs>
                <w:tab w:val="left" w:pos="10080"/>
              </w:tabs>
              <w:spacing w:after="0" w:line="240" w:lineRule="auto"/>
              <w:rPr>
                <w:rFonts w:ascii="Arial" w:hAnsi="Arial" w:cs="Arial"/>
                <w:sz w:val="18"/>
              </w:rPr>
            </w:pPr>
          </w:p>
        </w:tc>
        <w:tc>
          <w:tcPr>
            <w:tcW w:w="1843" w:type="dxa"/>
            <w:shd w:val="clear" w:color="auto" w:fill="FFFFFF"/>
          </w:tcPr>
          <w:p w14:paraId="30F713A3" w14:textId="77777777" w:rsidR="006848A4" w:rsidRPr="009212B7" w:rsidRDefault="006848A4" w:rsidP="006848A4">
            <w:pPr>
              <w:tabs>
                <w:tab w:val="left" w:pos="10080"/>
              </w:tabs>
              <w:spacing w:after="0" w:line="240" w:lineRule="auto"/>
              <w:rPr>
                <w:rFonts w:ascii="Arial" w:hAnsi="Arial" w:cs="Arial"/>
                <w:sz w:val="18"/>
              </w:rPr>
            </w:pPr>
          </w:p>
        </w:tc>
        <w:tc>
          <w:tcPr>
            <w:tcW w:w="1389" w:type="dxa"/>
            <w:shd w:val="clear" w:color="auto" w:fill="FFFFFF"/>
          </w:tcPr>
          <w:p w14:paraId="11B92D62" w14:textId="77777777" w:rsidR="006848A4" w:rsidRPr="009212B7" w:rsidRDefault="006848A4" w:rsidP="006848A4">
            <w:pPr>
              <w:tabs>
                <w:tab w:val="left" w:pos="10080"/>
              </w:tabs>
              <w:spacing w:after="0" w:line="240" w:lineRule="auto"/>
              <w:rPr>
                <w:rFonts w:ascii="Arial" w:hAnsi="Arial" w:cs="Arial"/>
                <w:sz w:val="18"/>
              </w:rPr>
            </w:pPr>
          </w:p>
        </w:tc>
        <w:tc>
          <w:tcPr>
            <w:tcW w:w="1261" w:type="dxa"/>
            <w:shd w:val="clear" w:color="auto" w:fill="FFFFFF"/>
          </w:tcPr>
          <w:p w14:paraId="080EC1ED" w14:textId="77777777" w:rsidR="006848A4" w:rsidRPr="009212B7" w:rsidRDefault="006848A4" w:rsidP="006848A4">
            <w:pPr>
              <w:tabs>
                <w:tab w:val="left" w:pos="10080"/>
              </w:tabs>
              <w:spacing w:after="0" w:line="240" w:lineRule="auto"/>
              <w:rPr>
                <w:rFonts w:ascii="Arial" w:hAnsi="Arial" w:cs="Arial"/>
                <w:sz w:val="18"/>
              </w:rPr>
            </w:pPr>
          </w:p>
        </w:tc>
      </w:tr>
    </w:tbl>
    <w:p w14:paraId="20459661" w14:textId="0EBA2494" w:rsidR="00126E61" w:rsidRPr="009212B7" w:rsidRDefault="00DB2229" w:rsidP="00126E61">
      <w:pPr>
        <w:jc w:val="both"/>
        <w:rPr>
          <w:rFonts w:ascii="Arial" w:hAnsi="Arial" w:cs="Arial"/>
        </w:rPr>
      </w:pPr>
      <w:r w:rsidRPr="009212B7">
        <w:rPr>
          <w:rFonts w:ascii="Arial" w:hAnsi="Arial" w:cs="Arial"/>
        </w:rPr>
        <w:t>Attach Actual Results Here</w:t>
      </w:r>
    </w:p>
    <w:p w14:paraId="161A0414" w14:textId="16E14333" w:rsidR="00DB2229" w:rsidRDefault="00494122" w:rsidP="00126E61">
      <w:pPr>
        <w:jc w:val="both"/>
        <w:rPr>
          <w:rFonts w:ascii="Arial" w:hAnsi="Arial" w:cs="Arial"/>
        </w:rPr>
      </w:pPr>
      <w:r>
        <w:rPr>
          <w:rFonts w:ascii="Arial" w:hAnsi="Arial" w:cs="Arial"/>
        </w:rPr>
        <w:tab/>
      </w:r>
      <w:r>
        <w:rPr>
          <w:rFonts w:ascii="Arial" w:hAnsi="Arial" w:cs="Arial"/>
        </w:rPr>
        <w:tab/>
      </w:r>
      <w:r>
        <w:rPr>
          <w:rFonts w:ascii="Arial" w:hAnsi="Arial" w:cs="Arial"/>
        </w:rPr>
        <w:tab/>
      </w:r>
    </w:p>
    <w:p w14:paraId="6F136D76" w14:textId="77777777" w:rsidR="00494122" w:rsidRPr="009212B7" w:rsidRDefault="00494122" w:rsidP="00126E61">
      <w:pPr>
        <w:jc w:val="both"/>
        <w:rPr>
          <w:rFonts w:ascii="Arial" w:hAnsi="Arial" w:cs="Arial"/>
        </w:rPr>
      </w:pPr>
    </w:p>
    <w:p w14:paraId="28A6D9F6" w14:textId="77777777" w:rsidR="00126E61" w:rsidRPr="009212B7" w:rsidRDefault="00126E61" w:rsidP="00126E61">
      <w:pPr>
        <w:pStyle w:val="Text"/>
        <w:spacing w:after="0"/>
        <w:rPr>
          <w:rFonts w:cs="Arial"/>
          <w:lang w:val="en-GB"/>
        </w:rPr>
      </w:pPr>
      <w:r w:rsidRPr="009212B7">
        <w:rPr>
          <w:rFonts w:asciiTheme="minorHAnsi" w:eastAsiaTheme="minorHAnsi" w:hAnsiTheme="minorHAnsi" w:cstheme="minorHAnsi"/>
          <w:b/>
          <w:bCs/>
          <w:szCs w:val="22"/>
        </w:rPr>
        <w:t>Exception</w:t>
      </w:r>
      <w:r w:rsidRPr="009212B7">
        <w:rPr>
          <w:rFonts w:cs="Arial"/>
          <w:lang w:val="en-GB"/>
        </w:rPr>
        <w:t xml:space="preserve"> - special logic or exceptions (e.g. do not process Government Markets customers, only process pre-packs)</w:t>
      </w:r>
    </w:p>
    <w:p w14:paraId="24047A3A" w14:textId="77777777" w:rsidR="00126E61" w:rsidRPr="009212B7" w:rsidRDefault="00126E61" w:rsidP="00126E61">
      <w:pPr>
        <w:jc w:val="both"/>
        <w:rPr>
          <w:rFonts w:ascii="Arial" w:hAnsi="Arial" w:cs="Arial"/>
        </w:rPr>
      </w:pPr>
    </w:p>
    <w:tbl>
      <w:tblPr>
        <w:tblW w:w="1090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458"/>
        <w:gridCol w:w="720"/>
        <w:gridCol w:w="1635"/>
        <w:gridCol w:w="2693"/>
        <w:gridCol w:w="1843"/>
        <w:gridCol w:w="1275"/>
        <w:gridCol w:w="1276"/>
      </w:tblGrid>
      <w:tr w:rsidR="00DB2229" w:rsidRPr="009212B7" w14:paraId="42D3FA59" w14:textId="77777777" w:rsidTr="000965EA">
        <w:trPr>
          <w:cantSplit/>
          <w:tblHeader/>
        </w:trPr>
        <w:tc>
          <w:tcPr>
            <w:tcW w:w="1458" w:type="dxa"/>
            <w:shd w:val="clear" w:color="auto" w:fill="B4C6E7" w:themeFill="accent1" w:themeFillTint="66"/>
          </w:tcPr>
          <w:p w14:paraId="5AD1BDF6" w14:textId="77777777" w:rsidR="00DB2229" w:rsidRPr="009212B7" w:rsidRDefault="00DB2229" w:rsidP="004C41C5">
            <w:pPr>
              <w:tabs>
                <w:tab w:val="left" w:pos="10080"/>
              </w:tabs>
              <w:jc w:val="both"/>
              <w:rPr>
                <w:rFonts w:ascii="Arial" w:hAnsi="Arial" w:cs="Arial"/>
                <w:b/>
                <w:sz w:val="18"/>
              </w:rPr>
            </w:pPr>
            <w:r w:rsidRPr="009212B7">
              <w:rPr>
                <w:rFonts w:ascii="Arial" w:hAnsi="Arial" w:cs="Arial"/>
                <w:b/>
                <w:sz w:val="18"/>
              </w:rPr>
              <w:t>Test Condition</w:t>
            </w:r>
          </w:p>
        </w:tc>
        <w:tc>
          <w:tcPr>
            <w:tcW w:w="720" w:type="dxa"/>
            <w:shd w:val="clear" w:color="auto" w:fill="B4C6E7" w:themeFill="accent1" w:themeFillTint="66"/>
          </w:tcPr>
          <w:p w14:paraId="3B717DBB" w14:textId="77777777" w:rsidR="00DB2229" w:rsidRPr="009212B7" w:rsidRDefault="00DB2229" w:rsidP="004C41C5">
            <w:pPr>
              <w:tabs>
                <w:tab w:val="left" w:pos="10080"/>
              </w:tabs>
              <w:jc w:val="both"/>
              <w:rPr>
                <w:rFonts w:ascii="Arial" w:hAnsi="Arial" w:cs="Arial"/>
                <w:b/>
                <w:sz w:val="18"/>
              </w:rPr>
            </w:pPr>
            <w:r w:rsidRPr="009212B7">
              <w:rPr>
                <w:rFonts w:ascii="Arial" w:hAnsi="Arial" w:cs="Arial"/>
                <w:b/>
                <w:sz w:val="18"/>
              </w:rPr>
              <w:t>Step</w:t>
            </w:r>
          </w:p>
        </w:tc>
        <w:tc>
          <w:tcPr>
            <w:tcW w:w="1635" w:type="dxa"/>
            <w:shd w:val="clear" w:color="auto" w:fill="B4C6E7" w:themeFill="accent1" w:themeFillTint="66"/>
          </w:tcPr>
          <w:p w14:paraId="0BF12FFA" w14:textId="77777777" w:rsidR="00DB2229" w:rsidRPr="009212B7" w:rsidRDefault="00DB2229" w:rsidP="004C41C5">
            <w:pPr>
              <w:tabs>
                <w:tab w:val="left" w:pos="10080"/>
              </w:tabs>
              <w:jc w:val="both"/>
              <w:rPr>
                <w:rFonts w:ascii="Arial" w:hAnsi="Arial" w:cs="Arial"/>
                <w:b/>
                <w:sz w:val="18"/>
              </w:rPr>
            </w:pPr>
            <w:r w:rsidRPr="009212B7">
              <w:rPr>
                <w:rFonts w:ascii="Arial" w:hAnsi="Arial" w:cs="Arial"/>
                <w:b/>
                <w:sz w:val="18"/>
              </w:rPr>
              <w:t>Step Description</w:t>
            </w:r>
          </w:p>
        </w:tc>
        <w:tc>
          <w:tcPr>
            <w:tcW w:w="2693" w:type="dxa"/>
            <w:shd w:val="clear" w:color="auto" w:fill="B4C6E7" w:themeFill="accent1" w:themeFillTint="66"/>
          </w:tcPr>
          <w:p w14:paraId="3ECA3069" w14:textId="77777777" w:rsidR="00DB2229" w:rsidRPr="009212B7" w:rsidRDefault="00DB2229" w:rsidP="004C41C5">
            <w:pPr>
              <w:tabs>
                <w:tab w:val="left" w:pos="10080"/>
              </w:tabs>
              <w:jc w:val="both"/>
              <w:rPr>
                <w:rFonts w:ascii="Arial" w:hAnsi="Arial" w:cs="Arial"/>
                <w:b/>
                <w:sz w:val="18"/>
              </w:rPr>
            </w:pPr>
            <w:r w:rsidRPr="009212B7">
              <w:rPr>
                <w:rFonts w:ascii="Arial" w:hAnsi="Arial" w:cs="Arial"/>
                <w:b/>
                <w:sz w:val="18"/>
              </w:rPr>
              <w:t>Test Data</w:t>
            </w:r>
          </w:p>
        </w:tc>
        <w:tc>
          <w:tcPr>
            <w:tcW w:w="1843" w:type="dxa"/>
            <w:shd w:val="clear" w:color="auto" w:fill="B4C6E7" w:themeFill="accent1" w:themeFillTint="66"/>
          </w:tcPr>
          <w:p w14:paraId="6DAFF486" w14:textId="77777777" w:rsidR="00DB2229" w:rsidRPr="009212B7" w:rsidRDefault="00DB2229" w:rsidP="004C41C5">
            <w:pPr>
              <w:tabs>
                <w:tab w:val="left" w:pos="10080"/>
              </w:tabs>
              <w:jc w:val="both"/>
              <w:rPr>
                <w:rFonts w:ascii="Arial" w:hAnsi="Arial" w:cs="Arial"/>
                <w:b/>
                <w:sz w:val="18"/>
              </w:rPr>
            </w:pPr>
            <w:r w:rsidRPr="009212B7">
              <w:rPr>
                <w:rFonts w:ascii="Arial" w:hAnsi="Arial" w:cs="Arial"/>
                <w:b/>
                <w:sz w:val="18"/>
              </w:rPr>
              <w:t>Expected Result</w:t>
            </w:r>
          </w:p>
        </w:tc>
        <w:tc>
          <w:tcPr>
            <w:tcW w:w="1275" w:type="dxa"/>
            <w:shd w:val="clear" w:color="auto" w:fill="B4C6E7" w:themeFill="accent1" w:themeFillTint="66"/>
          </w:tcPr>
          <w:p w14:paraId="6E61EB48" w14:textId="77777777" w:rsidR="00DB2229" w:rsidRPr="009212B7" w:rsidRDefault="00DB2229" w:rsidP="004C41C5">
            <w:pPr>
              <w:tabs>
                <w:tab w:val="left" w:pos="10080"/>
              </w:tabs>
              <w:jc w:val="both"/>
              <w:rPr>
                <w:rFonts w:ascii="Arial" w:hAnsi="Arial" w:cs="Arial"/>
                <w:b/>
                <w:sz w:val="18"/>
              </w:rPr>
            </w:pPr>
            <w:r w:rsidRPr="009212B7">
              <w:rPr>
                <w:rFonts w:ascii="Arial" w:hAnsi="Arial" w:cs="Arial"/>
                <w:b/>
                <w:sz w:val="18"/>
              </w:rPr>
              <w:t>Executed By/Date</w:t>
            </w:r>
          </w:p>
        </w:tc>
        <w:tc>
          <w:tcPr>
            <w:tcW w:w="1276" w:type="dxa"/>
            <w:shd w:val="clear" w:color="auto" w:fill="B4C6E7" w:themeFill="accent1" w:themeFillTint="66"/>
          </w:tcPr>
          <w:p w14:paraId="3D8C1A26" w14:textId="77777777" w:rsidR="00DB2229" w:rsidRPr="009212B7" w:rsidRDefault="00DB2229" w:rsidP="004C41C5">
            <w:pPr>
              <w:tabs>
                <w:tab w:val="left" w:pos="10080"/>
              </w:tabs>
              <w:jc w:val="both"/>
              <w:rPr>
                <w:rFonts w:ascii="Arial" w:hAnsi="Arial" w:cs="Arial"/>
                <w:b/>
                <w:sz w:val="18"/>
              </w:rPr>
            </w:pPr>
            <w:r w:rsidRPr="009212B7">
              <w:rPr>
                <w:rFonts w:ascii="Arial" w:hAnsi="Arial" w:cs="Arial"/>
                <w:b/>
                <w:sz w:val="18"/>
              </w:rPr>
              <w:t>Remarks</w:t>
            </w:r>
          </w:p>
        </w:tc>
      </w:tr>
      <w:tr w:rsidR="00DB2229" w:rsidRPr="009212B7" w14:paraId="69EBD8B1" w14:textId="77777777" w:rsidTr="000965EA">
        <w:trPr>
          <w:cantSplit/>
        </w:trPr>
        <w:tc>
          <w:tcPr>
            <w:tcW w:w="1458" w:type="dxa"/>
            <w:shd w:val="clear" w:color="auto" w:fill="FFFFFF"/>
          </w:tcPr>
          <w:p w14:paraId="5937FA4D" w14:textId="1EA7EF4C" w:rsidR="00DB2229" w:rsidRPr="009212B7" w:rsidRDefault="007F69BC" w:rsidP="004C41C5">
            <w:pPr>
              <w:tabs>
                <w:tab w:val="left" w:pos="10080"/>
              </w:tabs>
              <w:jc w:val="both"/>
              <w:rPr>
                <w:rFonts w:ascii="Arial" w:hAnsi="Arial" w:cs="Arial"/>
                <w:sz w:val="18"/>
              </w:rPr>
            </w:pPr>
            <w:r>
              <w:rPr>
                <w:rFonts w:ascii="Arial" w:hAnsi="Arial" w:cs="Arial"/>
                <w:sz w:val="18"/>
              </w:rPr>
              <w:t>N/A</w:t>
            </w:r>
          </w:p>
        </w:tc>
        <w:tc>
          <w:tcPr>
            <w:tcW w:w="720" w:type="dxa"/>
            <w:shd w:val="clear" w:color="auto" w:fill="FFFFFF"/>
          </w:tcPr>
          <w:p w14:paraId="538A513C" w14:textId="77777777" w:rsidR="00DB2229" w:rsidRPr="009212B7" w:rsidRDefault="00DB2229" w:rsidP="004C41C5">
            <w:pPr>
              <w:tabs>
                <w:tab w:val="left" w:pos="10080"/>
              </w:tabs>
              <w:jc w:val="both"/>
              <w:rPr>
                <w:rFonts w:ascii="Arial" w:hAnsi="Arial" w:cs="Arial"/>
                <w:sz w:val="18"/>
              </w:rPr>
            </w:pPr>
          </w:p>
        </w:tc>
        <w:tc>
          <w:tcPr>
            <w:tcW w:w="1635" w:type="dxa"/>
            <w:shd w:val="clear" w:color="auto" w:fill="FFFFFF"/>
          </w:tcPr>
          <w:p w14:paraId="7C5B4EE6" w14:textId="77777777" w:rsidR="00DB2229" w:rsidRPr="009212B7" w:rsidRDefault="00DB2229" w:rsidP="004C41C5">
            <w:pPr>
              <w:tabs>
                <w:tab w:val="left" w:pos="10080"/>
              </w:tabs>
              <w:jc w:val="both"/>
              <w:rPr>
                <w:rFonts w:ascii="Arial" w:hAnsi="Arial" w:cs="Arial"/>
                <w:sz w:val="18"/>
              </w:rPr>
            </w:pPr>
          </w:p>
        </w:tc>
        <w:tc>
          <w:tcPr>
            <w:tcW w:w="2693" w:type="dxa"/>
            <w:shd w:val="clear" w:color="auto" w:fill="FFFFFF"/>
          </w:tcPr>
          <w:p w14:paraId="55EEC12B" w14:textId="77777777" w:rsidR="00DB2229" w:rsidRPr="009212B7" w:rsidRDefault="00DB2229" w:rsidP="004C41C5">
            <w:pPr>
              <w:tabs>
                <w:tab w:val="left" w:pos="10080"/>
              </w:tabs>
              <w:jc w:val="both"/>
              <w:rPr>
                <w:rFonts w:ascii="Arial" w:hAnsi="Arial" w:cs="Arial"/>
                <w:sz w:val="18"/>
              </w:rPr>
            </w:pPr>
          </w:p>
        </w:tc>
        <w:tc>
          <w:tcPr>
            <w:tcW w:w="1843" w:type="dxa"/>
            <w:shd w:val="clear" w:color="auto" w:fill="FFFFFF"/>
          </w:tcPr>
          <w:p w14:paraId="437572F3" w14:textId="77777777" w:rsidR="00DB2229" w:rsidRPr="009212B7" w:rsidRDefault="00DB2229" w:rsidP="004C41C5">
            <w:pPr>
              <w:tabs>
                <w:tab w:val="left" w:pos="10080"/>
              </w:tabs>
              <w:jc w:val="both"/>
              <w:rPr>
                <w:rFonts w:ascii="Arial" w:hAnsi="Arial" w:cs="Arial"/>
                <w:sz w:val="18"/>
              </w:rPr>
            </w:pPr>
          </w:p>
        </w:tc>
        <w:tc>
          <w:tcPr>
            <w:tcW w:w="1275" w:type="dxa"/>
            <w:shd w:val="clear" w:color="auto" w:fill="FFFFFF"/>
          </w:tcPr>
          <w:p w14:paraId="07AE9838" w14:textId="77777777" w:rsidR="00DB2229" w:rsidRPr="009212B7" w:rsidRDefault="00DB2229" w:rsidP="004C41C5">
            <w:pPr>
              <w:tabs>
                <w:tab w:val="left" w:pos="10080"/>
              </w:tabs>
              <w:jc w:val="both"/>
              <w:rPr>
                <w:rFonts w:ascii="Arial" w:hAnsi="Arial" w:cs="Arial"/>
                <w:sz w:val="18"/>
              </w:rPr>
            </w:pPr>
          </w:p>
        </w:tc>
        <w:tc>
          <w:tcPr>
            <w:tcW w:w="1276" w:type="dxa"/>
            <w:shd w:val="clear" w:color="auto" w:fill="FFFFFF"/>
          </w:tcPr>
          <w:p w14:paraId="5012524B" w14:textId="77777777" w:rsidR="00DB2229" w:rsidRPr="009212B7" w:rsidRDefault="00DB2229" w:rsidP="004C41C5">
            <w:pPr>
              <w:tabs>
                <w:tab w:val="left" w:pos="10080"/>
              </w:tabs>
              <w:jc w:val="both"/>
              <w:rPr>
                <w:rFonts w:ascii="Arial" w:hAnsi="Arial" w:cs="Arial"/>
                <w:sz w:val="18"/>
              </w:rPr>
            </w:pPr>
          </w:p>
        </w:tc>
      </w:tr>
      <w:tr w:rsidR="00DB2229" w:rsidRPr="009212B7" w14:paraId="2638D72D" w14:textId="77777777" w:rsidTr="000965EA">
        <w:trPr>
          <w:cantSplit/>
        </w:trPr>
        <w:tc>
          <w:tcPr>
            <w:tcW w:w="1458" w:type="dxa"/>
            <w:shd w:val="clear" w:color="auto" w:fill="FFFFFF"/>
          </w:tcPr>
          <w:p w14:paraId="17E4E927" w14:textId="77777777" w:rsidR="00DB2229" w:rsidRPr="009212B7" w:rsidRDefault="00DB2229" w:rsidP="004C41C5">
            <w:pPr>
              <w:tabs>
                <w:tab w:val="left" w:pos="10080"/>
              </w:tabs>
              <w:jc w:val="both"/>
              <w:rPr>
                <w:rFonts w:ascii="Arial" w:hAnsi="Arial" w:cs="Arial"/>
                <w:sz w:val="18"/>
              </w:rPr>
            </w:pPr>
          </w:p>
        </w:tc>
        <w:tc>
          <w:tcPr>
            <w:tcW w:w="720" w:type="dxa"/>
            <w:shd w:val="clear" w:color="auto" w:fill="FFFFFF"/>
          </w:tcPr>
          <w:p w14:paraId="43D13165" w14:textId="77777777" w:rsidR="00DB2229" w:rsidRPr="009212B7" w:rsidRDefault="00DB2229" w:rsidP="004C41C5">
            <w:pPr>
              <w:tabs>
                <w:tab w:val="left" w:pos="10080"/>
              </w:tabs>
              <w:jc w:val="both"/>
              <w:rPr>
                <w:rFonts w:ascii="Arial" w:hAnsi="Arial" w:cs="Arial"/>
                <w:sz w:val="18"/>
              </w:rPr>
            </w:pPr>
          </w:p>
        </w:tc>
        <w:tc>
          <w:tcPr>
            <w:tcW w:w="1635" w:type="dxa"/>
            <w:shd w:val="clear" w:color="auto" w:fill="FFFFFF"/>
          </w:tcPr>
          <w:p w14:paraId="4B60BA52" w14:textId="77777777" w:rsidR="00DB2229" w:rsidRPr="009212B7" w:rsidRDefault="00DB2229" w:rsidP="004C41C5">
            <w:pPr>
              <w:tabs>
                <w:tab w:val="left" w:pos="10080"/>
              </w:tabs>
              <w:jc w:val="both"/>
              <w:rPr>
                <w:rFonts w:ascii="Arial" w:hAnsi="Arial" w:cs="Arial"/>
                <w:sz w:val="18"/>
              </w:rPr>
            </w:pPr>
          </w:p>
        </w:tc>
        <w:tc>
          <w:tcPr>
            <w:tcW w:w="2693" w:type="dxa"/>
            <w:shd w:val="clear" w:color="auto" w:fill="FFFFFF"/>
          </w:tcPr>
          <w:p w14:paraId="58D8B254" w14:textId="77777777" w:rsidR="00DB2229" w:rsidRPr="009212B7" w:rsidRDefault="00DB2229" w:rsidP="004C41C5">
            <w:pPr>
              <w:tabs>
                <w:tab w:val="left" w:pos="10080"/>
              </w:tabs>
              <w:jc w:val="both"/>
              <w:rPr>
                <w:rFonts w:ascii="Arial" w:hAnsi="Arial" w:cs="Arial"/>
                <w:sz w:val="18"/>
              </w:rPr>
            </w:pPr>
          </w:p>
        </w:tc>
        <w:tc>
          <w:tcPr>
            <w:tcW w:w="1843" w:type="dxa"/>
            <w:shd w:val="clear" w:color="auto" w:fill="FFFFFF"/>
          </w:tcPr>
          <w:p w14:paraId="0C3E38DB" w14:textId="77777777" w:rsidR="00DB2229" w:rsidRPr="009212B7" w:rsidRDefault="00DB2229" w:rsidP="004C41C5">
            <w:pPr>
              <w:tabs>
                <w:tab w:val="left" w:pos="10080"/>
              </w:tabs>
              <w:jc w:val="both"/>
              <w:rPr>
                <w:rFonts w:ascii="Arial" w:hAnsi="Arial" w:cs="Arial"/>
                <w:sz w:val="18"/>
              </w:rPr>
            </w:pPr>
          </w:p>
        </w:tc>
        <w:tc>
          <w:tcPr>
            <w:tcW w:w="1275" w:type="dxa"/>
            <w:shd w:val="clear" w:color="auto" w:fill="FFFFFF"/>
          </w:tcPr>
          <w:p w14:paraId="0EE3C6D4" w14:textId="77777777" w:rsidR="00DB2229" w:rsidRPr="009212B7" w:rsidRDefault="00DB2229" w:rsidP="004C41C5">
            <w:pPr>
              <w:tabs>
                <w:tab w:val="left" w:pos="10080"/>
              </w:tabs>
              <w:jc w:val="both"/>
              <w:rPr>
                <w:rFonts w:ascii="Arial" w:hAnsi="Arial" w:cs="Arial"/>
                <w:sz w:val="18"/>
              </w:rPr>
            </w:pPr>
          </w:p>
        </w:tc>
        <w:tc>
          <w:tcPr>
            <w:tcW w:w="1276" w:type="dxa"/>
            <w:shd w:val="clear" w:color="auto" w:fill="FFFFFF"/>
          </w:tcPr>
          <w:p w14:paraId="534F59E7" w14:textId="77777777" w:rsidR="00DB2229" w:rsidRPr="009212B7" w:rsidRDefault="00DB2229" w:rsidP="004C41C5">
            <w:pPr>
              <w:tabs>
                <w:tab w:val="left" w:pos="10080"/>
              </w:tabs>
              <w:jc w:val="both"/>
              <w:rPr>
                <w:rFonts w:ascii="Arial" w:hAnsi="Arial" w:cs="Arial"/>
                <w:sz w:val="18"/>
              </w:rPr>
            </w:pPr>
          </w:p>
        </w:tc>
      </w:tr>
    </w:tbl>
    <w:p w14:paraId="0AEFA94D" w14:textId="77777777" w:rsidR="00DB2229" w:rsidRPr="009212B7" w:rsidRDefault="00DB2229" w:rsidP="00DB2229">
      <w:pPr>
        <w:jc w:val="both"/>
        <w:rPr>
          <w:rFonts w:ascii="Arial" w:hAnsi="Arial" w:cs="Arial"/>
        </w:rPr>
      </w:pPr>
      <w:r w:rsidRPr="009212B7">
        <w:rPr>
          <w:rFonts w:ascii="Arial" w:hAnsi="Arial" w:cs="Arial"/>
        </w:rPr>
        <w:t>Attach Actual Results Here</w:t>
      </w:r>
    </w:p>
    <w:p w14:paraId="369209FF" w14:textId="77777777" w:rsidR="00126E61" w:rsidRPr="009212B7" w:rsidRDefault="00126E61" w:rsidP="00126E61">
      <w:pPr>
        <w:pStyle w:val="Text"/>
        <w:spacing w:after="0"/>
        <w:rPr>
          <w:rFonts w:cs="Arial"/>
          <w:lang w:val="en-GB"/>
        </w:rPr>
      </w:pPr>
      <w:r w:rsidRPr="009212B7">
        <w:rPr>
          <w:rFonts w:cs="Arial"/>
          <w:lang w:val="en-GB"/>
        </w:rPr>
        <w:t>Error Handling - functionality in case of errors (e.g. Customer not found, Record already exists)</w:t>
      </w:r>
    </w:p>
    <w:p w14:paraId="1B965794" w14:textId="77777777" w:rsidR="00126E61" w:rsidRPr="009212B7" w:rsidRDefault="00126E61" w:rsidP="00126E61">
      <w:pPr>
        <w:jc w:val="both"/>
        <w:rPr>
          <w:rFonts w:ascii="Arial" w:hAnsi="Arial" w:cs="Arial"/>
        </w:rPr>
      </w:pPr>
    </w:p>
    <w:tbl>
      <w:tblPr>
        <w:tblW w:w="1090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458"/>
        <w:gridCol w:w="720"/>
        <w:gridCol w:w="1635"/>
        <w:gridCol w:w="2693"/>
        <w:gridCol w:w="1843"/>
        <w:gridCol w:w="1275"/>
        <w:gridCol w:w="1276"/>
      </w:tblGrid>
      <w:tr w:rsidR="00DB2229" w14:paraId="42239EB6" w14:textId="77777777" w:rsidTr="000965EA">
        <w:trPr>
          <w:cantSplit/>
          <w:tblHeader/>
        </w:trPr>
        <w:tc>
          <w:tcPr>
            <w:tcW w:w="1458" w:type="dxa"/>
            <w:shd w:val="clear" w:color="auto" w:fill="B4C6E7" w:themeFill="accent1" w:themeFillTint="66"/>
          </w:tcPr>
          <w:p w14:paraId="71AA775E" w14:textId="77777777" w:rsidR="00DB2229" w:rsidRPr="009212B7" w:rsidRDefault="00DB2229" w:rsidP="004C41C5">
            <w:pPr>
              <w:tabs>
                <w:tab w:val="left" w:pos="10080"/>
              </w:tabs>
              <w:jc w:val="both"/>
              <w:rPr>
                <w:rFonts w:ascii="Arial" w:hAnsi="Arial" w:cs="Arial"/>
                <w:b/>
                <w:sz w:val="18"/>
              </w:rPr>
            </w:pPr>
            <w:r w:rsidRPr="009212B7">
              <w:rPr>
                <w:rFonts w:ascii="Arial" w:hAnsi="Arial" w:cs="Arial"/>
                <w:b/>
                <w:sz w:val="18"/>
              </w:rPr>
              <w:t>Test Condition</w:t>
            </w:r>
          </w:p>
        </w:tc>
        <w:tc>
          <w:tcPr>
            <w:tcW w:w="720" w:type="dxa"/>
            <w:shd w:val="clear" w:color="auto" w:fill="B4C6E7" w:themeFill="accent1" w:themeFillTint="66"/>
          </w:tcPr>
          <w:p w14:paraId="33B2509A" w14:textId="77777777" w:rsidR="00DB2229" w:rsidRPr="009212B7" w:rsidRDefault="00DB2229" w:rsidP="004C41C5">
            <w:pPr>
              <w:tabs>
                <w:tab w:val="left" w:pos="10080"/>
              </w:tabs>
              <w:jc w:val="both"/>
              <w:rPr>
                <w:rFonts w:ascii="Arial" w:hAnsi="Arial" w:cs="Arial"/>
                <w:b/>
                <w:sz w:val="18"/>
              </w:rPr>
            </w:pPr>
            <w:r w:rsidRPr="009212B7">
              <w:rPr>
                <w:rFonts w:ascii="Arial" w:hAnsi="Arial" w:cs="Arial"/>
                <w:b/>
                <w:sz w:val="18"/>
              </w:rPr>
              <w:t>Step</w:t>
            </w:r>
          </w:p>
        </w:tc>
        <w:tc>
          <w:tcPr>
            <w:tcW w:w="1635" w:type="dxa"/>
            <w:shd w:val="clear" w:color="auto" w:fill="B4C6E7" w:themeFill="accent1" w:themeFillTint="66"/>
          </w:tcPr>
          <w:p w14:paraId="5ACAFCBC" w14:textId="77777777" w:rsidR="00DB2229" w:rsidRPr="009212B7" w:rsidRDefault="00DB2229" w:rsidP="004C41C5">
            <w:pPr>
              <w:tabs>
                <w:tab w:val="left" w:pos="10080"/>
              </w:tabs>
              <w:jc w:val="both"/>
              <w:rPr>
                <w:rFonts w:ascii="Arial" w:hAnsi="Arial" w:cs="Arial"/>
                <w:b/>
                <w:sz w:val="18"/>
              </w:rPr>
            </w:pPr>
            <w:r w:rsidRPr="009212B7">
              <w:rPr>
                <w:rFonts w:ascii="Arial" w:hAnsi="Arial" w:cs="Arial"/>
                <w:b/>
                <w:sz w:val="18"/>
              </w:rPr>
              <w:t>Step Description</w:t>
            </w:r>
          </w:p>
        </w:tc>
        <w:tc>
          <w:tcPr>
            <w:tcW w:w="2693" w:type="dxa"/>
            <w:shd w:val="clear" w:color="auto" w:fill="B4C6E7" w:themeFill="accent1" w:themeFillTint="66"/>
          </w:tcPr>
          <w:p w14:paraId="384E9B81" w14:textId="77777777" w:rsidR="00DB2229" w:rsidRPr="009212B7" w:rsidRDefault="00DB2229" w:rsidP="004C41C5">
            <w:pPr>
              <w:tabs>
                <w:tab w:val="left" w:pos="10080"/>
              </w:tabs>
              <w:jc w:val="both"/>
              <w:rPr>
                <w:rFonts w:ascii="Arial" w:hAnsi="Arial" w:cs="Arial"/>
                <w:b/>
                <w:sz w:val="18"/>
              </w:rPr>
            </w:pPr>
            <w:r w:rsidRPr="009212B7">
              <w:rPr>
                <w:rFonts w:ascii="Arial" w:hAnsi="Arial" w:cs="Arial"/>
                <w:b/>
                <w:sz w:val="18"/>
              </w:rPr>
              <w:t>Test Data</w:t>
            </w:r>
          </w:p>
        </w:tc>
        <w:tc>
          <w:tcPr>
            <w:tcW w:w="1843" w:type="dxa"/>
            <w:shd w:val="clear" w:color="auto" w:fill="B4C6E7" w:themeFill="accent1" w:themeFillTint="66"/>
          </w:tcPr>
          <w:p w14:paraId="3AB06A39" w14:textId="77777777" w:rsidR="00DB2229" w:rsidRPr="009212B7" w:rsidRDefault="00DB2229" w:rsidP="004C41C5">
            <w:pPr>
              <w:tabs>
                <w:tab w:val="left" w:pos="10080"/>
              </w:tabs>
              <w:jc w:val="both"/>
              <w:rPr>
                <w:rFonts w:ascii="Arial" w:hAnsi="Arial" w:cs="Arial"/>
                <w:b/>
                <w:sz w:val="18"/>
              </w:rPr>
            </w:pPr>
            <w:r w:rsidRPr="009212B7">
              <w:rPr>
                <w:rFonts w:ascii="Arial" w:hAnsi="Arial" w:cs="Arial"/>
                <w:b/>
                <w:sz w:val="18"/>
              </w:rPr>
              <w:t>Expected Result</w:t>
            </w:r>
          </w:p>
        </w:tc>
        <w:tc>
          <w:tcPr>
            <w:tcW w:w="1275" w:type="dxa"/>
            <w:shd w:val="clear" w:color="auto" w:fill="B4C6E7" w:themeFill="accent1" w:themeFillTint="66"/>
          </w:tcPr>
          <w:p w14:paraId="04FD97A2" w14:textId="77777777" w:rsidR="00DB2229" w:rsidRPr="009212B7" w:rsidRDefault="00DB2229" w:rsidP="004C41C5">
            <w:pPr>
              <w:tabs>
                <w:tab w:val="left" w:pos="10080"/>
              </w:tabs>
              <w:jc w:val="both"/>
              <w:rPr>
                <w:rFonts w:ascii="Arial" w:hAnsi="Arial" w:cs="Arial"/>
                <w:b/>
                <w:sz w:val="18"/>
              </w:rPr>
            </w:pPr>
            <w:r w:rsidRPr="009212B7">
              <w:rPr>
                <w:rFonts w:ascii="Arial" w:hAnsi="Arial" w:cs="Arial"/>
                <w:b/>
                <w:sz w:val="18"/>
              </w:rPr>
              <w:t>Executed By/Date</w:t>
            </w:r>
          </w:p>
        </w:tc>
        <w:tc>
          <w:tcPr>
            <w:tcW w:w="1276" w:type="dxa"/>
            <w:shd w:val="clear" w:color="auto" w:fill="B4C6E7" w:themeFill="accent1" w:themeFillTint="66"/>
          </w:tcPr>
          <w:p w14:paraId="0FAEDB66" w14:textId="77777777" w:rsidR="00DB2229" w:rsidRDefault="00DB2229" w:rsidP="004C41C5">
            <w:pPr>
              <w:tabs>
                <w:tab w:val="left" w:pos="10080"/>
              </w:tabs>
              <w:jc w:val="both"/>
              <w:rPr>
                <w:rFonts w:ascii="Arial" w:hAnsi="Arial" w:cs="Arial"/>
                <w:b/>
                <w:sz w:val="18"/>
              </w:rPr>
            </w:pPr>
            <w:r w:rsidRPr="009212B7">
              <w:rPr>
                <w:rFonts w:ascii="Arial" w:hAnsi="Arial" w:cs="Arial"/>
                <w:b/>
                <w:sz w:val="18"/>
              </w:rPr>
              <w:t>Remarks</w:t>
            </w:r>
          </w:p>
        </w:tc>
      </w:tr>
      <w:tr w:rsidR="00DB2229" w14:paraId="167C6C61" w14:textId="77777777" w:rsidTr="000965EA">
        <w:trPr>
          <w:cantSplit/>
        </w:trPr>
        <w:tc>
          <w:tcPr>
            <w:tcW w:w="1458" w:type="dxa"/>
            <w:shd w:val="clear" w:color="auto" w:fill="FFFFFF"/>
          </w:tcPr>
          <w:p w14:paraId="6B8C90F8" w14:textId="7DFE173C" w:rsidR="00DB2229" w:rsidRDefault="007F69BC" w:rsidP="004C41C5">
            <w:pPr>
              <w:tabs>
                <w:tab w:val="left" w:pos="10080"/>
              </w:tabs>
              <w:jc w:val="both"/>
              <w:rPr>
                <w:rFonts w:ascii="Arial" w:hAnsi="Arial" w:cs="Arial"/>
                <w:sz w:val="18"/>
              </w:rPr>
            </w:pPr>
            <w:r>
              <w:rPr>
                <w:rFonts w:ascii="Arial" w:hAnsi="Arial" w:cs="Arial"/>
                <w:sz w:val="18"/>
              </w:rPr>
              <w:t>N/A</w:t>
            </w:r>
          </w:p>
        </w:tc>
        <w:tc>
          <w:tcPr>
            <w:tcW w:w="720" w:type="dxa"/>
            <w:shd w:val="clear" w:color="auto" w:fill="FFFFFF"/>
          </w:tcPr>
          <w:p w14:paraId="0AA266AB" w14:textId="77777777" w:rsidR="00DB2229" w:rsidRDefault="00DB2229" w:rsidP="004C41C5">
            <w:pPr>
              <w:tabs>
                <w:tab w:val="left" w:pos="10080"/>
              </w:tabs>
              <w:jc w:val="both"/>
              <w:rPr>
                <w:rFonts w:ascii="Arial" w:hAnsi="Arial" w:cs="Arial"/>
                <w:sz w:val="18"/>
              </w:rPr>
            </w:pPr>
          </w:p>
        </w:tc>
        <w:tc>
          <w:tcPr>
            <w:tcW w:w="1635" w:type="dxa"/>
            <w:shd w:val="clear" w:color="auto" w:fill="FFFFFF"/>
          </w:tcPr>
          <w:p w14:paraId="1349693E" w14:textId="77777777" w:rsidR="00DB2229" w:rsidRDefault="00DB2229" w:rsidP="004C41C5">
            <w:pPr>
              <w:tabs>
                <w:tab w:val="left" w:pos="10080"/>
              </w:tabs>
              <w:jc w:val="both"/>
              <w:rPr>
                <w:rFonts w:ascii="Arial" w:hAnsi="Arial" w:cs="Arial"/>
                <w:sz w:val="18"/>
              </w:rPr>
            </w:pPr>
          </w:p>
        </w:tc>
        <w:tc>
          <w:tcPr>
            <w:tcW w:w="2693" w:type="dxa"/>
            <w:shd w:val="clear" w:color="auto" w:fill="FFFFFF"/>
          </w:tcPr>
          <w:p w14:paraId="02572F11" w14:textId="77777777" w:rsidR="00DB2229" w:rsidRDefault="00DB2229" w:rsidP="004C41C5">
            <w:pPr>
              <w:tabs>
                <w:tab w:val="left" w:pos="10080"/>
              </w:tabs>
              <w:jc w:val="both"/>
              <w:rPr>
                <w:rFonts w:ascii="Arial" w:hAnsi="Arial" w:cs="Arial"/>
                <w:sz w:val="18"/>
              </w:rPr>
            </w:pPr>
          </w:p>
        </w:tc>
        <w:tc>
          <w:tcPr>
            <w:tcW w:w="1843" w:type="dxa"/>
            <w:shd w:val="clear" w:color="auto" w:fill="FFFFFF"/>
          </w:tcPr>
          <w:p w14:paraId="65B553D9" w14:textId="77777777" w:rsidR="00DB2229" w:rsidRDefault="00DB2229" w:rsidP="004C41C5">
            <w:pPr>
              <w:tabs>
                <w:tab w:val="left" w:pos="10080"/>
              </w:tabs>
              <w:jc w:val="both"/>
              <w:rPr>
                <w:rFonts w:ascii="Arial" w:hAnsi="Arial" w:cs="Arial"/>
                <w:sz w:val="18"/>
              </w:rPr>
            </w:pPr>
          </w:p>
        </w:tc>
        <w:tc>
          <w:tcPr>
            <w:tcW w:w="1275" w:type="dxa"/>
            <w:shd w:val="clear" w:color="auto" w:fill="FFFFFF"/>
          </w:tcPr>
          <w:p w14:paraId="6137723F" w14:textId="77777777" w:rsidR="00DB2229" w:rsidRDefault="00DB2229" w:rsidP="004C41C5">
            <w:pPr>
              <w:tabs>
                <w:tab w:val="left" w:pos="10080"/>
              </w:tabs>
              <w:jc w:val="both"/>
              <w:rPr>
                <w:rFonts w:ascii="Arial" w:hAnsi="Arial" w:cs="Arial"/>
                <w:sz w:val="18"/>
              </w:rPr>
            </w:pPr>
          </w:p>
        </w:tc>
        <w:tc>
          <w:tcPr>
            <w:tcW w:w="1276" w:type="dxa"/>
            <w:shd w:val="clear" w:color="auto" w:fill="FFFFFF"/>
          </w:tcPr>
          <w:p w14:paraId="2726CC68" w14:textId="77777777" w:rsidR="00DB2229" w:rsidRDefault="00DB2229" w:rsidP="004C41C5">
            <w:pPr>
              <w:tabs>
                <w:tab w:val="left" w:pos="10080"/>
              </w:tabs>
              <w:jc w:val="both"/>
              <w:rPr>
                <w:rFonts w:ascii="Arial" w:hAnsi="Arial" w:cs="Arial"/>
                <w:sz w:val="18"/>
              </w:rPr>
            </w:pPr>
          </w:p>
        </w:tc>
      </w:tr>
      <w:tr w:rsidR="00DB2229" w14:paraId="42749129" w14:textId="77777777" w:rsidTr="000965EA">
        <w:trPr>
          <w:cantSplit/>
        </w:trPr>
        <w:tc>
          <w:tcPr>
            <w:tcW w:w="1458" w:type="dxa"/>
            <w:shd w:val="clear" w:color="auto" w:fill="FFFFFF"/>
          </w:tcPr>
          <w:p w14:paraId="3E567A5D" w14:textId="77777777" w:rsidR="00DB2229" w:rsidRDefault="00DB2229" w:rsidP="004C41C5">
            <w:pPr>
              <w:tabs>
                <w:tab w:val="left" w:pos="10080"/>
              </w:tabs>
              <w:jc w:val="both"/>
              <w:rPr>
                <w:rFonts w:ascii="Arial" w:hAnsi="Arial" w:cs="Arial"/>
                <w:sz w:val="18"/>
              </w:rPr>
            </w:pPr>
          </w:p>
        </w:tc>
        <w:tc>
          <w:tcPr>
            <w:tcW w:w="720" w:type="dxa"/>
            <w:shd w:val="clear" w:color="auto" w:fill="FFFFFF"/>
          </w:tcPr>
          <w:p w14:paraId="16A1134F" w14:textId="77777777" w:rsidR="00DB2229" w:rsidRDefault="00DB2229" w:rsidP="004C41C5">
            <w:pPr>
              <w:tabs>
                <w:tab w:val="left" w:pos="10080"/>
              </w:tabs>
              <w:jc w:val="both"/>
              <w:rPr>
                <w:rFonts w:ascii="Arial" w:hAnsi="Arial" w:cs="Arial"/>
                <w:sz w:val="18"/>
              </w:rPr>
            </w:pPr>
          </w:p>
        </w:tc>
        <w:tc>
          <w:tcPr>
            <w:tcW w:w="1635" w:type="dxa"/>
            <w:shd w:val="clear" w:color="auto" w:fill="FFFFFF"/>
          </w:tcPr>
          <w:p w14:paraId="3C6E8927" w14:textId="77777777" w:rsidR="00DB2229" w:rsidRDefault="00DB2229" w:rsidP="004C41C5">
            <w:pPr>
              <w:tabs>
                <w:tab w:val="left" w:pos="10080"/>
              </w:tabs>
              <w:jc w:val="both"/>
              <w:rPr>
                <w:rFonts w:ascii="Arial" w:hAnsi="Arial" w:cs="Arial"/>
                <w:sz w:val="18"/>
              </w:rPr>
            </w:pPr>
          </w:p>
        </w:tc>
        <w:tc>
          <w:tcPr>
            <w:tcW w:w="2693" w:type="dxa"/>
            <w:shd w:val="clear" w:color="auto" w:fill="FFFFFF"/>
          </w:tcPr>
          <w:p w14:paraId="779073A2" w14:textId="77777777" w:rsidR="00DB2229" w:rsidRDefault="00DB2229" w:rsidP="004C41C5">
            <w:pPr>
              <w:tabs>
                <w:tab w:val="left" w:pos="10080"/>
              </w:tabs>
              <w:jc w:val="both"/>
              <w:rPr>
                <w:rFonts w:ascii="Arial" w:hAnsi="Arial" w:cs="Arial"/>
                <w:sz w:val="18"/>
              </w:rPr>
            </w:pPr>
          </w:p>
        </w:tc>
        <w:tc>
          <w:tcPr>
            <w:tcW w:w="1843" w:type="dxa"/>
            <w:shd w:val="clear" w:color="auto" w:fill="FFFFFF"/>
          </w:tcPr>
          <w:p w14:paraId="7BB0FF37" w14:textId="77777777" w:rsidR="00DB2229" w:rsidRDefault="00DB2229" w:rsidP="004C41C5">
            <w:pPr>
              <w:tabs>
                <w:tab w:val="left" w:pos="10080"/>
              </w:tabs>
              <w:jc w:val="both"/>
              <w:rPr>
                <w:rFonts w:ascii="Arial" w:hAnsi="Arial" w:cs="Arial"/>
                <w:sz w:val="18"/>
              </w:rPr>
            </w:pPr>
          </w:p>
        </w:tc>
        <w:tc>
          <w:tcPr>
            <w:tcW w:w="1275" w:type="dxa"/>
            <w:shd w:val="clear" w:color="auto" w:fill="FFFFFF"/>
          </w:tcPr>
          <w:p w14:paraId="2337E576" w14:textId="77777777" w:rsidR="00DB2229" w:rsidRDefault="00DB2229" w:rsidP="004C41C5">
            <w:pPr>
              <w:tabs>
                <w:tab w:val="left" w:pos="10080"/>
              </w:tabs>
              <w:jc w:val="both"/>
              <w:rPr>
                <w:rFonts w:ascii="Arial" w:hAnsi="Arial" w:cs="Arial"/>
                <w:sz w:val="18"/>
              </w:rPr>
            </w:pPr>
          </w:p>
        </w:tc>
        <w:tc>
          <w:tcPr>
            <w:tcW w:w="1276" w:type="dxa"/>
            <w:shd w:val="clear" w:color="auto" w:fill="FFFFFF"/>
          </w:tcPr>
          <w:p w14:paraId="326AB37D" w14:textId="77777777" w:rsidR="00DB2229" w:rsidRDefault="00DB2229" w:rsidP="004C41C5">
            <w:pPr>
              <w:tabs>
                <w:tab w:val="left" w:pos="10080"/>
              </w:tabs>
              <w:jc w:val="both"/>
              <w:rPr>
                <w:rFonts w:ascii="Arial" w:hAnsi="Arial" w:cs="Arial"/>
                <w:sz w:val="18"/>
              </w:rPr>
            </w:pPr>
          </w:p>
        </w:tc>
      </w:tr>
    </w:tbl>
    <w:p w14:paraId="273E9A22" w14:textId="77777777" w:rsidR="00DB2229" w:rsidRDefault="00DB2229" w:rsidP="00DB2229">
      <w:pPr>
        <w:jc w:val="both"/>
        <w:rPr>
          <w:rFonts w:ascii="Arial" w:hAnsi="Arial" w:cs="Arial"/>
        </w:rPr>
      </w:pPr>
      <w:r>
        <w:rPr>
          <w:rFonts w:ascii="Arial" w:hAnsi="Arial" w:cs="Arial"/>
        </w:rPr>
        <w:t>Attach Actual Results Here</w:t>
      </w:r>
    </w:p>
    <w:p w14:paraId="13492F80" w14:textId="79AFF80C" w:rsidR="00126E61" w:rsidRDefault="00126E61" w:rsidP="00126E61"/>
    <w:p w14:paraId="39610319" w14:textId="77777777" w:rsidR="00126E61" w:rsidRDefault="00126E61" w:rsidP="00126E61">
      <w:pPr>
        <w:sectPr w:rsidR="00126E61" w:rsidSect="00841648">
          <w:pgSz w:w="12240" w:h="15840" w:code="1"/>
          <w:pgMar w:top="1440" w:right="1440" w:bottom="1440" w:left="806" w:header="720" w:footer="720" w:gutter="0"/>
          <w:cols w:space="720"/>
          <w:titlePg/>
          <w:docGrid w:linePitch="360"/>
        </w:sectPr>
      </w:pPr>
    </w:p>
    <w:p w14:paraId="6ECBDE31" w14:textId="058AD02D" w:rsidR="00126E61" w:rsidRPr="00126E61" w:rsidRDefault="00126E61" w:rsidP="00126E61"/>
    <w:p w14:paraId="45FB4DAF" w14:textId="5D3EB72F" w:rsidR="007915FA" w:rsidRDefault="00913A67" w:rsidP="00913A67">
      <w:pPr>
        <w:pStyle w:val="Heading1"/>
        <w:numPr>
          <w:ilvl w:val="0"/>
          <w:numId w:val="1"/>
        </w:numPr>
        <w:tabs>
          <w:tab w:val="left" w:pos="360"/>
        </w:tabs>
        <w:ind w:left="360" w:hanging="360"/>
      </w:pPr>
      <w:bookmarkStart w:id="130" w:name="_Toc24722253"/>
      <w:bookmarkStart w:id="131" w:name="_Toc89705684"/>
      <w:r>
        <w:t>Appendix</w:t>
      </w:r>
      <w:bookmarkEnd w:id="130"/>
      <w:bookmarkEnd w:id="131"/>
    </w:p>
    <w:p w14:paraId="7148F9A8" w14:textId="685182CB" w:rsidR="00913A67" w:rsidRPr="00BE50F9" w:rsidRDefault="00BE50F9" w:rsidP="00BC023B">
      <w:pPr>
        <w:rPr>
          <w:rFonts w:asciiTheme="majorHAnsi" w:eastAsiaTheme="majorEastAsia" w:hAnsiTheme="majorHAnsi" w:cstheme="majorBidi"/>
          <w:sz w:val="24"/>
          <w:szCs w:val="24"/>
        </w:rPr>
      </w:pPr>
      <w:r w:rsidRPr="00BE50F9">
        <w:rPr>
          <w:rFonts w:asciiTheme="majorHAnsi" w:eastAsiaTheme="majorEastAsia" w:hAnsiTheme="majorHAnsi" w:cstheme="majorBidi"/>
          <w:sz w:val="24"/>
          <w:szCs w:val="24"/>
        </w:rPr>
        <w:t>N/A</w:t>
      </w:r>
    </w:p>
    <w:p w14:paraId="3326A93A" w14:textId="22D0001F" w:rsidR="00112AC6" w:rsidRDefault="00913A67" w:rsidP="00112AC6">
      <w:pPr>
        <w:pStyle w:val="ListParagraph"/>
        <w:numPr>
          <w:ilvl w:val="0"/>
          <w:numId w:val="18"/>
        </w:numPr>
        <w:rPr>
          <w:rFonts w:asciiTheme="majorHAnsi" w:eastAsiaTheme="majorEastAsia" w:hAnsiTheme="majorHAnsi" w:cstheme="majorBidi"/>
          <w:color w:val="2F5496" w:themeColor="accent1" w:themeShade="BF"/>
          <w:sz w:val="26"/>
          <w:szCs w:val="26"/>
        </w:rPr>
      </w:pPr>
      <w:r w:rsidRPr="00913A67">
        <w:rPr>
          <w:rFonts w:asciiTheme="majorHAnsi" w:eastAsiaTheme="majorEastAsia" w:hAnsiTheme="majorHAnsi" w:cstheme="majorBidi"/>
          <w:color w:val="2F5496" w:themeColor="accent1" w:themeShade="BF"/>
          <w:sz w:val="26"/>
          <w:szCs w:val="26"/>
        </w:rPr>
        <w:t xml:space="preserve"> </w:t>
      </w:r>
      <w:r w:rsidR="00A832F6">
        <w:rPr>
          <w:rFonts w:asciiTheme="majorHAnsi" w:eastAsiaTheme="majorEastAsia" w:hAnsiTheme="majorHAnsi" w:cstheme="majorBidi"/>
          <w:color w:val="2F5496" w:themeColor="accent1" w:themeShade="BF"/>
          <w:sz w:val="26"/>
          <w:szCs w:val="26"/>
        </w:rPr>
        <w:t xml:space="preserve">Glossary </w:t>
      </w:r>
      <w:r w:rsidRPr="00913A67">
        <w:rPr>
          <w:rFonts w:asciiTheme="majorHAnsi" w:eastAsiaTheme="majorEastAsia" w:hAnsiTheme="majorHAnsi" w:cstheme="majorBidi"/>
          <w:color w:val="2F5496" w:themeColor="accent1" w:themeShade="BF"/>
          <w:sz w:val="26"/>
          <w:szCs w:val="26"/>
        </w:rPr>
        <w:t>of Terms</w:t>
      </w:r>
    </w:p>
    <w:p w14:paraId="706D8601" w14:textId="77777777" w:rsidR="00112AC6" w:rsidRDefault="00112AC6" w:rsidP="00112AC6">
      <w:pPr>
        <w:pStyle w:val="ListParagraph"/>
        <w:rPr>
          <w:rFonts w:asciiTheme="majorHAnsi" w:eastAsiaTheme="majorEastAsia" w:hAnsiTheme="majorHAnsi" w:cstheme="majorBidi"/>
          <w:color w:val="2F5496" w:themeColor="accent1" w:themeShade="BF"/>
          <w:sz w:val="26"/>
          <w:szCs w:val="26"/>
        </w:rPr>
      </w:pPr>
    </w:p>
    <w:p w14:paraId="6EAFF6A6" w14:textId="4E7BD5E4" w:rsidR="000B2B44" w:rsidRPr="000B2B44" w:rsidRDefault="000B2B44" w:rsidP="000B2B44">
      <w:pPr>
        <w:rPr>
          <w:rFonts w:asciiTheme="majorHAnsi" w:eastAsiaTheme="majorEastAsia" w:hAnsiTheme="majorHAnsi" w:cstheme="majorBidi"/>
          <w:color w:val="FFFFFF" w:themeColor="background1"/>
          <w:sz w:val="26"/>
          <w:szCs w:val="26"/>
        </w:rPr>
      </w:pPr>
      <w:r w:rsidRPr="000B2B44">
        <w:rPr>
          <w:rFonts w:ascii="Calibri" w:hAnsi="Calibri"/>
          <w:i/>
          <w:iCs/>
          <w:color w:val="FFFFFF" w:themeColor="background1"/>
          <w:sz w:val="20"/>
          <w:u w:color="FF0000"/>
        </w:rPr>
        <w:t xml:space="preserve"> </w:t>
      </w:r>
      <w:r w:rsidR="00B62F91">
        <w:rPr>
          <w:rFonts w:ascii="Calibri" w:hAnsi="Calibri"/>
          <w:i/>
          <w:iCs/>
          <w:color w:val="FFFFFF" w:themeColor="background1"/>
          <w:sz w:val="20"/>
          <w:u w:color="FF0000"/>
        </w:rPr>
        <w:t>TEXT</w:t>
      </w:r>
      <w:r w:rsidRPr="000B2B44">
        <w:rPr>
          <w:rFonts w:ascii="Calibri" w:hAnsi="Calibri"/>
          <w:i/>
          <w:iCs/>
          <w:color w:val="FFFFFF" w:themeColor="background1"/>
          <w:sz w:val="20"/>
          <w:u w:color="FF0000"/>
        </w:rPr>
        <w:t xml:space="preserve"> TO BE REMOVED, GUIDANCE ONLY </w:t>
      </w:r>
      <w:r w:rsidRPr="000B2B44">
        <w:rPr>
          <w:i/>
          <w:iCs/>
          <w:color w:val="FFFFFF" w:themeColor="background1"/>
        </w:rPr>
        <w:t xml:space="preserve">&lt;              </w:t>
      </w:r>
      <w:r w:rsidRPr="000B2B44">
        <w:rPr>
          <w:color w:val="FFFFFF" w:themeColor="background1"/>
        </w:rPr>
        <w:t xml:space="preserve">&gt;END OF GUIDANCE </w:t>
      </w:r>
      <w:r w:rsidR="00B62F91">
        <w:rPr>
          <w:color w:val="FFFFFF" w:themeColor="background1"/>
        </w:rPr>
        <w:t>TEXT</w:t>
      </w:r>
    </w:p>
    <w:p w14:paraId="485F2F2A" w14:textId="100D70E0" w:rsidR="00112AC6" w:rsidRPr="00112AC6" w:rsidRDefault="00112AC6" w:rsidP="00112AC6">
      <w:pPr>
        <w:rPr>
          <w:rFonts w:asciiTheme="majorHAnsi" w:eastAsiaTheme="majorEastAsia" w:hAnsiTheme="majorHAnsi" w:cstheme="majorBidi"/>
          <w:color w:val="2F5496" w:themeColor="accent1" w:themeShade="BF"/>
          <w:sz w:val="26"/>
          <w:szCs w:val="26"/>
        </w:rPr>
      </w:pPr>
    </w:p>
    <w:p w14:paraId="10561586" w14:textId="518472D2" w:rsidR="00913A67" w:rsidRDefault="00913A67" w:rsidP="00BC023B"/>
    <w:p w14:paraId="6135C485" w14:textId="77777777" w:rsidR="00913A67" w:rsidRPr="007915FA" w:rsidRDefault="00913A67" w:rsidP="00BC023B"/>
    <w:sectPr w:rsidR="00913A67" w:rsidRPr="007915FA" w:rsidSect="000E127D">
      <w:pgSz w:w="12240" w:h="15840" w:code="1"/>
      <w:pgMar w:top="1440" w:right="81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948151" w14:textId="77777777" w:rsidR="00883565" w:rsidRDefault="00883565">
      <w:pPr>
        <w:spacing w:after="0" w:line="240" w:lineRule="auto"/>
      </w:pPr>
      <w:r>
        <w:separator/>
      </w:r>
    </w:p>
  </w:endnote>
  <w:endnote w:type="continuationSeparator" w:id="0">
    <w:p w14:paraId="0A69D60F" w14:textId="77777777" w:rsidR="00883565" w:rsidRDefault="008835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mago">
    <w:altName w:val="Times New Roman"/>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Univers 45 Light">
    <w:altName w:val="Calibri"/>
    <w:charset w:val="00"/>
    <w:family w:val="auto"/>
    <w:pitch w:val="variable"/>
    <w:sig w:usb0="80000027"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EE033" w14:textId="5E309FC0" w:rsidR="00BB5DAF" w:rsidRDefault="00BB5DAF" w:rsidP="0038586E">
    <w:pPr>
      <w:pStyle w:val="Footer"/>
      <w:tabs>
        <w:tab w:val="clear" w:pos="8640"/>
        <w:tab w:val="right" w:pos="9810"/>
      </w:tabs>
    </w:pPr>
    <w:r>
      <w:rPr>
        <w:noProof/>
      </w:rPr>
      <mc:AlternateContent>
        <mc:Choice Requires="wps">
          <w:drawing>
            <wp:anchor distT="0" distB="0" distL="114300" distR="114300" simplePos="0" relativeHeight="251679744" behindDoc="0" locked="0" layoutInCell="1" allowOverlap="1" wp14:anchorId="23AB6B2E" wp14:editId="023B78FD">
              <wp:simplePos x="0" y="0"/>
              <wp:positionH relativeFrom="column">
                <wp:posOffset>-38100</wp:posOffset>
              </wp:positionH>
              <wp:positionV relativeFrom="paragraph">
                <wp:posOffset>-4445</wp:posOffset>
              </wp:positionV>
              <wp:extent cx="6280150" cy="0"/>
              <wp:effectExtent l="0" t="0" r="0" b="0"/>
              <wp:wrapNone/>
              <wp:docPr id="2" name="Straight Connector 2"/>
              <wp:cNvGraphicFramePr/>
              <a:graphic xmlns:a="http://schemas.openxmlformats.org/drawingml/2006/main">
                <a:graphicData uri="http://schemas.microsoft.com/office/word/2010/wordprocessingShape">
                  <wps:wsp>
                    <wps:cNvCnPr/>
                    <wps:spPr>
                      <a:xfrm flipV="1">
                        <a:off x="0" y="0"/>
                        <a:ext cx="6280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91434B" id="Straight Connector 2"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35pt" to="491.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" strokecolor="#4472c4 [3204]" strokeweight=".5pt">
              <v:stroke joinstyle="miter"/>
            </v:line>
          </w:pict>
        </mc:Fallback>
      </mc:AlternateContent>
    </w:r>
    <w:sdt>
      <w:sdtPr>
        <w:alias w:val="Title"/>
        <w:tag w:val=""/>
        <w:id w:val="-2048363550"/>
        <w:placeholder>
          <w:docPart w:val="366D622B3B514F3D8CFBBEDC1A52B786"/>
        </w:placeholder>
        <w:dataBinding w:prefixMappings="xmlns:ns0='http://purl.org/dc/elements/1.1/' xmlns:ns1='http://schemas.openxmlformats.org/package/2006/metadata/core-properties' " w:xpath="/ns1:coreProperties[1]/ns0:title[1]" w:storeItemID="{6C3C8BC8-F283-45AE-878A-BAB7291924A1}"/>
        <w:text/>
      </w:sdtPr>
      <w:sdtContent>
        <w:r>
          <w:t>Elanco Global S / 4 HANA Implementation</w:t>
        </w:r>
      </w:sdtContent>
    </w:sdt>
    <w:r>
      <w:tab/>
    </w:r>
    <w:r>
      <w:tab/>
    </w:r>
    <w:sdt>
      <w:sdtPr>
        <w:alias w:val="Abstract"/>
        <w:tag w:val=""/>
        <w:id w:val="-305312909"/>
        <w:placeholder>
          <w:docPart w:val="18EC7E82656D48159C82D60BE56F3809"/>
        </w:placeholder>
        <w:dataBinding w:prefixMappings="xmlns:ns0='http://schemas.microsoft.com/office/2006/coverPageProps' " w:xpath="/ns0:CoverPageProperties[1]/ns0:Abstract[1]" w:storeItemID="{55AF091B-3C7A-41E3-B477-F2FDAA23CFDA}"/>
        <w:text/>
      </w:sdtPr>
      <w:sdtContent>
        <w:r>
          <w:t>ELANCO ABAP TEAM</w:t>
        </w:r>
      </w:sdtContent>
    </w:sdt>
  </w:p>
  <w:p w14:paraId="5BEBF811" w14:textId="4DFD9216" w:rsidR="00BB5DAF" w:rsidRDefault="00BB5DAF" w:rsidP="0038586E">
    <w:pPr>
      <w:pStyle w:val="Footer"/>
      <w:tabs>
        <w:tab w:val="clear" w:pos="8640"/>
        <w:tab w:val="right" w:pos="9810"/>
      </w:tabs>
    </w:pPr>
    <w:r>
      <w:fldChar w:fldCharType="begin"/>
    </w:r>
    <w:r>
      <w:instrText xml:space="preserve"> DATE  \@ "d-MMM-yy"  \* MERGEFORMAT </w:instrText>
    </w:r>
    <w:r>
      <w:fldChar w:fldCharType="separate"/>
    </w:r>
    <w:r w:rsidR="00B23ED1">
      <w:rPr>
        <w:noProof/>
      </w:rPr>
      <w:t>11-Jun-24</w:t>
    </w:r>
    <w:r>
      <w:fldChar w:fldCharType="end"/>
    </w:r>
    <w:r>
      <w:tab/>
    </w:r>
    <w:r>
      <w:tab/>
    </w:r>
    <w:sdt>
      <w:sdtPr>
        <w:id w:val="-1032565414"/>
        <w:docPartObj>
          <w:docPartGallery w:val="Page Numbers (Bottom of Page)"/>
          <w:docPartUnique/>
        </w:docPartObj>
      </w:sdtPr>
      <w:sdtContent>
        <w:sdt>
          <w:sdtPr>
            <w:id w:val="-1211027443"/>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15</w:t>
            </w:r>
            <w:r>
              <w:rPr>
                <w:b/>
                <w:bCs/>
                <w:sz w:val="24"/>
                <w:szCs w:val="24"/>
              </w:rPr>
              <w:fldChar w:fldCharType="end"/>
            </w:r>
          </w:sdtContent>
        </w:sdt>
      </w:sdtContent>
    </w:sdt>
  </w:p>
  <w:p w14:paraId="06988177" w14:textId="77777777" w:rsidR="00BB5DAF" w:rsidRPr="000A0A71" w:rsidRDefault="00BB5DAF" w:rsidP="0038586E">
    <w:pPr>
      <w:pStyle w:val="Footer"/>
      <w:tabs>
        <w:tab w:val="right" w:pos="10231"/>
      </w:tabs>
      <w:ind w:right="-241"/>
      <w:rPr>
        <w:sz w:val="22"/>
      </w:rPr>
    </w:pPr>
  </w:p>
  <w:p w14:paraId="3DFA35F3" w14:textId="77777777" w:rsidR="00BB5DAF" w:rsidRDefault="00BB5D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84713" w14:textId="1D199532" w:rsidR="00BB5DAF" w:rsidRDefault="00BB5DAF" w:rsidP="0049727F">
    <w:pPr>
      <w:pStyle w:val="Footer"/>
      <w:tabs>
        <w:tab w:val="clear" w:pos="8640"/>
        <w:tab w:val="right" w:pos="9810"/>
      </w:tabs>
    </w:pPr>
    <w:r>
      <w:rPr>
        <w:noProof/>
      </w:rPr>
      <mc:AlternateContent>
        <mc:Choice Requires="wps">
          <w:drawing>
            <wp:anchor distT="0" distB="0" distL="114300" distR="114300" simplePos="0" relativeHeight="251665408" behindDoc="0" locked="0" layoutInCell="1" allowOverlap="1" wp14:anchorId="71019802" wp14:editId="100F1F6F">
              <wp:simplePos x="0" y="0"/>
              <wp:positionH relativeFrom="column">
                <wp:posOffset>-38100</wp:posOffset>
              </wp:positionH>
              <wp:positionV relativeFrom="paragraph">
                <wp:posOffset>-4445</wp:posOffset>
              </wp:positionV>
              <wp:extent cx="6280150"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6280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521D1A" id="Straight Connector 6"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35pt" to="491.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" strokecolor="#4472c4 [3204]" strokeweight=".5pt">
              <v:stroke joinstyle="miter"/>
            </v:line>
          </w:pict>
        </mc:Fallback>
      </mc:AlternateContent>
    </w:r>
    <w:sdt>
      <w:sdtPr>
        <w:alias w:val="Title"/>
        <w:tag w:val=""/>
        <w:id w:val="1002696445"/>
        <w:placeholder>
          <w:docPart w:val="09C63499270E4B0C83647DDD12861CAE"/>
        </w:placeholder>
        <w:dataBinding w:prefixMappings="xmlns:ns0='http://purl.org/dc/elements/1.1/' xmlns:ns1='http://schemas.openxmlformats.org/package/2006/metadata/core-properties' " w:xpath="/ns1:coreProperties[1]/ns0:title[1]" w:storeItemID="{6C3C8BC8-F283-45AE-878A-BAB7291924A1}"/>
        <w:text/>
      </w:sdtPr>
      <w:sdtContent>
        <w:r>
          <w:t>Elanco Global S / 4 HANA Implementation</w:t>
        </w:r>
      </w:sdtContent>
    </w:sdt>
    <w:r>
      <w:tab/>
    </w:r>
    <w:r>
      <w:tab/>
    </w:r>
    <w:sdt>
      <w:sdtPr>
        <w:alias w:val="Abstract"/>
        <w:tag w:val=""/>
        <w:id w:val="-614522198"/>
        <w:placeholder>
          <w:docPart w:val="5E9B2CBC096541AF9AEB5247AF210F37"/>
        </w:placeholder>
        <w:dataBinding w:prefixMappings="xmlns:ns0='http://schemas.microsoft.com/office/2006/coverPageProps' " w:xpath="/ns0:CoverPageProperties[1]/ns0:Abstract[1]" w:storeItemID="{55AF091B-3C7A-41E3-B477-F2FDAA23CFDA}"/>
        <w:text/>
      </w:sdtPr>
      <w:sdtContent>
        <w:r>
          <w:t>ELANCO ABAP TEAM</w:t>
        </w:r>
      </w:sdtContent>
    </w:sdt>
  </w:p>
  <w:p w14:paraId="785B72A6" w14:textId="5B4B0F36" w:rsidR="00BB5DAF" w:rsidRDefault="00BB5DAF" w:rsidP="0049727F">
    <w:pPr>
      <w:pStyle w:val="Footer"/>
      <w:tabs>
        <w:tab w:val="clear" w:pos="8640"/>
        <w:tab w:val="right" w:pos="9810"/>
      </w:tabs>
    </w:pPr>
    <w:r>
      <w:fldChar w:fldCharType="begin"/>
    </w:r>
    <w:r>
      <w:instrText xml:space="preserve"> DATE  \@ "d-MMM-yy"  \* MERGEFORMAT </w:instrText>
    </w:r>
    <w:r>
      <w:fldChar w:fldCharType="separate"/>
    </w:r>
    <w:r w:rsidR="00B23ED1">
      <w:rPr>
        <w:noProof/>
      </w:rPr>
      <w:t>11-Jun-24</w:t>
    </w:r>
    <w:r>
      <w:fldChar w:fldCharType="end"/>
    </w:r>
    <w:r>
      <w:tab/>
    </w:r>
    <w:r>
      <w:tab/>
    </w:r>
    <w:sdt>
      <w:sdtPr>
        <w:id w:val="305199465"/>
        <w:docPartObj>
          <w:docPartGallery w:val="Page Numbers (Bottom of Page)"/>
          <w:docPartUnique/>
        </w:docPartObj>
      </w:sdtPr>
      <w:sdtContent>
        <w:sdt>
          <w:sdtPr>
            <w:id w:val="-1887331320"/>
            <w:docPartObj>
              <w:docPartGallery w:val="Page Numbers (Top of Page)"/>
              <w:docPartUnique/>
            </w:docPartObj>
          </w:sdt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26</w:t>
            </w:r>
            <w:r>
              <w:rPr>
                <w:b/>
                <w:bCs/>
                <w:sz w:val="24"/>
                <w:szCs w:val="24"/>
              </w:rPr>
              <w:fldChar w:fldCharType="end"/>
            </w:r>
          </w:sdtContent>
        </w:sdt>
      </w:sdtContent>
    </w:sdt>
  </w:p>
  <w:p w14:paraId="064BC695" w14:textId="74D1561E" w:rsidR="00BB5DAF" w:rsidRPr="000A0A71" w:rsidRDefault="00BB5DAF" w:rsidP="0049727F">
    <w:pPr>
      <w:pStyle w:val="Footer"/>
      <w:tabs>
        <w:tab w:val="right" w:pos="10231"/>
      </w:tabs>
      <w:ind w:right="-241"/>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ECB85" w14:textId="77777777" w:rsidR="00883565" w:rsidRDefault="00883565">
      <w:pPr>
        <w:spacing w:after="0" w:line="240" w:lineRule="auto"/>
      </w:pPr>
      <w:r>
        <w:separator/>
      </w:r>
    </w:p>
  </w:footnote>
  <w:footnote w:type="continuationSeparator" w:id="0">
    <w:p w14:paraId="76C52CFE" w14:textId="77777777" w:rsidR="00883565" w:rsidRDefault="008835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403EC" w14:textId="4DB6E1E1" w:rsidR="00BB5DAF" w:rsidRDefault="00BB5D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73820" w14:textId="7C0450F9" w:rsidR="00BB5DAF" w:rsidRDefault="00BB5DAF" w:rsidP="00913A67">
    <w:pPr>
      <w:pStyle w:val="Header"/>
      <w:tabs>
        <w:tab w:val="right" w:pos="12240"/>
      </w:tabs>
    </w:pPr>
    <w:r>
      <w:tab/>
    </w:r>
    <w:r>
      <w:tab/>
    </w:r>
    <w:r>
      <w:rPr>
        <w:rFonts w:ascii="Helvetica" w:eastAsia="Helvetica" w:hAnsi="Helvetica" w:cs="Helvetica"/>
        <w:noProof/>
      </w:rPr>
      <w:drawing>
        <wp:inline distT="0" distB="0" distL="0" distR="0" wp14:anchorId="0F859097" wp14:editId="1208AE73">
          <wp:extent cx="866775" cy="42862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00000" name=""/>
                  <pic:cNvPicPr/>
                </pic:nvPicPr>
                <pic:blipFill>
                  <a:blip r:embed="rId1"/>
                  <a:stretch>
                    <a:fillRect/>
                  </a:stretch>
                </pic:blipFill>
                <pic:spPr>
                  <a:xfrm>
                    <a:off x="0" y="0"/>
                    <a:ext cx="866775" cy="42862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FFE00" w14:textId="728E0731" w:rsidR="00BB5DAF" w:rsidRPr="00AD3B6C" w:rsidRDefault="00BB5DAF" w:rsidP="00913A67">
    <w:pPr>
      <w:tabs>
        <w:tab w:val="right" w:pos="9180"/>
        <w:tab w:val="right" w:pos="12240"/>
      </w:tabs>
      <w:rPr>
        <w:sz w:val="24"/>
        <w:szCs w:val="24"/>
      </w:rPr>
    </w:pPr>
    <w:r>
      <w:tab/>
    </w:r>
    <w:r>
      <w:rPr>
        <w:rFonts w:ascii="Helvetica" w:eastAsia="Helvetica" w:hAnsi="Helvetica" w:cs="Helvetica"/>
        <w:noProof/>
        <w:sz w:val="20"/>
      </w:rPr>
      <w:drawing>
        <wp:inline distT="0" distB="0" distL="0" distR="0" wp14:anchorId="44B465FC" wp14:editId="57B94B17">
          <wp:extent cx="866775" cy="42862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00000" name=""/>
                  <pic:cNvPicPr/>
                </pic:nvPicPr>
                <pic:blipFill>
                  <a:blip r:embed="rId1"/>
                  <a:stretch>
                    <a:fillRect/>
                  </a:stretch>
                </pic:blipFill>
                <pic:spPr>
                  <a:xfrm>
                    <a:off x="0" y="0"/>
                    <a:ext cx="866775" cy="4286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466F"/>
    <w:multiLevelType w:val="multilevel"/>
    <w:tmpl w:val="D0BA08E4"/>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 w15:restartNumberingAfterBreak="0">
    <w:nsid w:val="03307994"/>
    <w:multiLevelType w:val="multilevel"/>
    <w:tmpl w:val="85D831A8"/>
    <w:lvl w:ilvl="0">
      <w:start w:val="1"/>
      <w:numFmt w:val="decimal"/>
      <w:lvlText w:val="%1."/>
      <w:lvlJc w:val="left"/>
      <w:pPr>
        <w:ind w:left="360" w:hanging="360"/>
      </w:pPr>
      <w:rPr>
        <w:rFonts w:cs="Times New Roman" w:hint="default"/>
      </w:rPr>
    </w:lvl>
    <w:lvl w:ilvl="1">
      <w:start w:val="1"/>
      <w:numFmt w:val="decimal"/>
      <w:isLgl/>
      <w:lvlText w:val="%1.%2"/>
      <w:lvlJc w:val="left"/>
      <w:pPr>
        <w:ind w:left="420" w:hanging="4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4C35F1E"/>
    <w:multiLevelType w:val="hybridMultilevel"/>
    <w:tmpl w:val="ADDA2B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81717F2"/>
    <w:multiLevelType w:val="hybridMultilevel"/>
    <w:tmpl w:val="71847236"/>
    <w:lvl w:ilvl="0" w:tplc="04090015">
      <w:start w:val="1"/>
      <w:numFmt w:val="upperLetter"/>
      <w:lvlText w:val="%1."/>
      <w:lvlJc w:val="left"/>
      <w:pPr>
        <w:ind w:left="720" w:hanging="360"/>
      </w:pPr>
      <w:rPr>
        <w:rFonts w:hint="default"/>
        <w:color w:val="2F5496"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250D9"/>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098F7275"/>
    <w:multiLevelType w:val="multilevel"/>
    <w:tmpl w:val="19D6A9F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10717EB8"/>
    <w:multiLevelType w:val="hybridMultilevel"/>
    <w:tmpl w:val="2536D1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791594"/>
    <w:multiLevelType w:val="hybridMultilevel"/>
    <w:tmpl w:val="4000C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414426"/>
    <w:multiLevelType w:val="hybridMultilevel"/>
    <w:tmpl w:val="5DD41EA2"/>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A020444"/>
    <w:multiLevelType w:val="hybridMultilevel"/>
    <w:tmpl w:val="AE9874B4"/>
    <w:lvl w:ilvl="0" w:tplc="B8E480E0">
      <w:start w:val="1"/>
      <w:numFmt w:val="lowerLetter"/>
      <w:lvlText w:val="%1."/>
      <w:lvlJc w:val="left"/>
      <w:pPr>
        <w:ind w:left="720" w:hanging="360"/>
      </w:pPr>
      <w:rPr>
        <w:rFonts w:asciiTheme="majorHAnsi" w:eastAsiaTheme="majorEastAsia" w:hAnsiTheme="majorHAnsi" w:cstheme="majorBidi" w:hint="default"/>
        <w:color w:val="2F5496"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7B536B"/>
    <w:multiLevelType w:val="hybridMultilevel"/>
    <w:tmpl w:val="D7F45716"/>
    <w:lvl w:ilvl="0" w:tplc="0540D90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F34D73"/>
    <w:multiLevelType w:val="multilevel"/>
    <w:tmpl w:val="819838A0"/>
    <w:lvl w:ilvl="0">
      <w:start w:val="1"/>
      <w:numFmt w:val="decimal"/>
      <w:lvlText w:val="%1."/>
      <w:lvlJc w:val="left"/>
      <w:pPr>
        <w:ind w:left="360" w:hanging="360"/>
      </w:pPr>
      <w:rPr>
        <w:rFonts w:hint="default"/>
      </w:rPr>
    </w:lvl>
    <w:lvl w:ilvl="1">
      <w:start w:val="1"/>
      <w:numFmt w:val="decimal"/>
      <w:lvlText w:val="10.%2"/>
      <w:lvlJc w:val="left"/>
      <w:pPr>
        <w:tabs>
          <w:tab w:val="num" w:pos="720"/>
        </w:tabs>
        <w:ind w:left="0" w:firstLine="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26651EF0"/>
    <w:multiLevelType w:val="hybridMultilevel"/>
    <w:tmpl w:val="92AC57B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B854399"/>
    <w:multiLevelType w:val="hybridMultilevel"/>
    <w:tmpl w:val="27F2E5C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635AF5"/>
    <w:multiLevelType w:val="hybridMultilevel"/>
    <w:tmpl w:val="EC309FB2"/>
    <w:lvl w:ilvl="0" w:tplc="6C462E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B35ABA"/>
    <w:multiLevelType w:val="hybridMultilevel"/>
    <w:tmpl w:val="1C44B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ED55F8B"/>
    <w:multiLevelType w:val="hybridMultilevel"/>
    <w:tmpl w:val="252A0B44"/>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4CE08D4"/>
    <w:multiLevelType w:val="singleLevel"/>
    <w:tmpl w:val="04090001"/>
    <w:lvl w:ilvl="0">
      <w:start w:val="1"/>
      <w:numFmt w:val="bullet"/>
      <w:lvlText w:val=""/>
      <w:lvlJc w:val="left"/>
      <w:pPr>
        <w:tabs>
          <w:tab w:val="num" w:pos="360"/>
        </w:tabs>
        <w:ind w:left="360" w:hanging="360"/>
      </w:pPr>
      <w:rPr>
        <w:rFonts w:ascii="Symbol" w:hAnsi="Symbol" w:cs="Times New Roman" w:hint="default"/>
      </w:rPr>
    </w:lvl>
  </w:abstractNum>
  <w:abstractNum w:abstractNumId="18" w15:restartNumberingAfterBreak="0">
    <w:nsid w:val="38DE49CC"/>
    <w:multiLevelType w:val="singleLevel"/>
    <w:tmpl w:val="42541A00"/>
    <w:lvl w:ilvl="0">
      <w:start w:val="1"/>
      <w:numFmt w:val="bullet"/>
      <w:pStyle w:val="Checklist"/>
      <w:lvlText w:val=""/>
      <w:lvlJc w:val="left"/>
      <w:pPr>
        <w:tabs>
          <w:tab w:val="num" w:pos="360"/>
        </w:tabs>
        <w:ind w:left="360" w:hanging="360"/>
      </w:pPr>
      <w:rPr>
        <w:rFonts w:ascii="Wingdings" w:hAnsi="Wingdings" w:hint="default"/>
      </w:rPr>
    </w:lvl>
  </w:abstractNum>
  <w:abstractNum w:abstractNumId="19" w15:restartNumberingAfterBreak="0">
    <w:nsid w:val="3D2C7953"/>
    <w:multiLevelType w:val="hybridMultilevel"/>
    <w:tmpl w:val="7DCC86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C8139E"/>
    <w:multiLevelType w:val="multilevel"/>
    <w:tmpl w:val="0B8E80D2"/>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b/>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406938DD"/>
    <w:multiLevelType w:val="hybridMultilevel"/>
    <w:tmpl w:val="6B8E8AF6"/>
    <w:lvl w:ilvl="0" w:tplc="AC0A6AB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0721894"/>
    <w:multiLevelType w:val="hybridMultilevel"/>
    <w:tmpl w:val="923C90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FE12FA"/>
    <w:multiLevelType w:val="multilevel"/>
    <w:tmpl w:val="6E066BFA"/>
    <w:lvl w:ilvl="0">
      <w:start w:val="11"/>
      <w:numFmt w:val="decimal"/>
      <w:lvlText w:val="%1"/>
      <w:lvlJc w:val="left"/>
      <w:pPr>
        <w:ind w:left="540" w:hanging="540"/>
      </w:pPr>
      <w:rPr>
        <w:rFonts w:hint="default"/>
      </w:rPr>
    </w:lvl>
    <w:lvl w:ilvl="1">
      <w:start w:val="1"/>
      <w:numFmt w:val="decimal"/>
      <w:lvlText w:val="9.%2"/>
      <w:lvlJc w:val="left"/>
      <w:pPr>
        <w:ind w:left="1080" w:hanging="720"/>
      </w:pPr>
      <w:rPr>
        <w:rFonts w:hint="default"/>
      </w:rPr>
    </w:lvl>
    <w:lvl w:ilvl="2">
      <w:start w:val="1"/>
      <w:numFmt w:val="decimal"/>
      <w:lvlText w:val="9.%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437F1507"/>
    <w:multiLevelType w:val="hybridMultilevel"/>
    <w:tmpl w:val="B2FE400C"/>
    <w:lvl w:ilvl="0" w:tplc="40090015">
      <w:start w:val="1"/>
      <w:numFmt w:val="upperLetter"/>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25" w15:restartNumberingAfterBreak="0">
    <w:nsid w:val="44D86225"/>
    <w:multiLevelType w:val="hybridMultilevel"/>
    <w:tmpl w:val="7AE048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893268"/>
    <w:multiLevelType w:val="multilevel"/>
    <w:tmpl w:val="DDB64814"/>
    <w:lvl w:ilvl="0">
      <w:start w:val="13"/>
      <w:numFmt w:val="decimal"/>
      <w:lvlText w:val="%1."/>
      <w:lvlJc w:val="left"/>
      <w:pPr>
        <w:ind w:left="360" w:hanging="360"/>
      </w:pPr>
      <w:rPr>
        <w:rFonts w:hint="default"/>
      </w:rPr>
    </w:lvl>
    <w:lvl w:ilvl="1">
      <w:start w:val="1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7" w15:restartNumberingAfterBreak="0">
    <w:nsid w:val="50BC763A"/>
    <w:multiLevelType w:val="hybridMultilevel"/>
    <w:tmpl w:val="CE5296B2"/>
    <w:lvl w:ilvl="0" w:tplc="24FE8B4E">
      <w:start w:val="1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D738C2"/>
    <w:multiLevelType w:val="hybridMultilevel"/>
    <w:tmpl w:val="5484DE4A"/>
    <w:lvl w:ilvl="0" w:tplc="DE02A5F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FE11A2"/>
    <w:multiLevelType w:val="singleLevel"/>
    <w:tmpl w:val="04090001"/>
    <w:lvl w:ilvl="0">
      <w:start w:val="1"/>
      <w:numFmt w:val="bullet"/>
      <w:lvlText w:val=""/>
      <w:lvlJc w:val="left"/>
      <w:pPr>
        <w:tabs>
          <w:tab w:val="num" w:pos="360"/>
        </w:tabs>
        <w:ind w:left="360" w:hanging="360"/>
      </w:pPr>
      <w:rPr>
        <w:rFonts w:ascii="Symbol" w:hAnsi="Symbol" w:cs="Times New Roman" w:hint="default"/>
      </w:rPr>
    </w:lvl>
  </w:abstractNum>
  <w:abstractNum w:abstractNumId="30" w15:restartNumberingAfterBreak="0">
    <w:nsid w:val="54115376"/>
    <w:multiLevelType w:val="hybridMultilevel"/>
    <w:tmpl w:val="37F2BC98"/>
    <w:lvl w:ilvl="0" w:tplc="9CA4DD6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A57430"/>
    <w:multiLevelType w:val="hybridMultilevel"/>
    <w:tmpl w:val="7AE0481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E475AB"/>
    <w:multiLevelType w:val="hybridMultilevel"/>
    <w:tmpl w:val="FB06DC50"/>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569438B3"/>
    <w:multiLevelType w:val="hybridMultilevel"/>
    <w:tmpl w:val="71847236"/>
    <w:lvl w:ilvl="0" w:tplc="04090015">
      <w:start w:val="1"/>
      <w:numFmt w:val="upperLetter"/>
      <w:lvlText w:val="%1."/>
      <w:lvlJc w:val="left"/>
      <w:pPr>
        <w:ind w:left="720" w:hanging="360"/>
      </w:pPr>
      <w:rPr>
        <w:rFonts w:hint="default"/>
        <w:color w:val="2F5496"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40782F"/>
    <w:multiLevelType w:val="hybridMultilevel"/>
    <w:tmpl w:val="8A5EDFE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8092C2B"/>
    <w:multiLevelType w:val="hybridMultilevel"/>
    <w:tmpl w:val="57B2B834"/>
    <w:lvl w:ilvl="0" w:tplc="B6DC88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D07AAD"/>
    <w:multiLevelType w:val="multilevel"/>
    <w:tmpl w:val="D5F23E2E"/>
    <w:lvl w:ilvl="0">
      <w:start w:val="1"/>
      <w:numFmt w:val="decimal"/>
      <w:lvlText w:val="%1."/>
      <w:lvlJc w:val="left"/>
      <w:pPr>
        <w:ind w:left="360" w:hanging="360"/>
      </w:pPr>
      <w:rPr>
        <w:rFonts w:hint="default"/>
      </w:rPr>
    </w:lvl>
    <w:lvl w:ilvl="1">
      <w:start w:val="3"/>
      <w:numFmt w:val="decimal"/>
      <w:isLgl/>
      <w:lvlText w:val="%1.%2"/>
      <w:lvlJc w:val="left"/>
      <w:pPr>
        <w:ind w:left="600" w:hanging="60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679A4B1A"/>
    <w:multiLevelType w:val="hybridMultilevel"/>
    <w:tmpl w:val="059A3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B0026C7"/>
    <w:multiLevelType w:val="hybridMultilevel"/>
    <w:tmpl w:val="F21EF3A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3308C"/>
    <w:multiLevelType w:val="hybridMultilevel"/>
    <w:tmpl w:val="37F2BC98"/>
    <w:lvl w:ilvl="0" w:tplc="9CA4DD6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6149756">
    <w:abstractNumId w:val="14"/>
  </w:num>
  <w:num w:numId="2" w16cid:durableId="1481801557">
    <w:abstractNumId w:val="19"/>
  </w:num>
  <w:num w:numId="3" w16cid:durableId="860316821">
    <w:abstractNumId w:val="34"/>
  </w:num>
  <w:num w:numId="4" w16cid:durableId="1606962430">
    <w:abstractNumId w:val="20"/>
  </w:num>
  <w:num w:numId="5" w16cid:durableId="588582214">
    <w:abstractNumId w:val="25"/>
  </w:num>
  <w:num w:numId="6" w16cid:durableId="1540778587">
    <w:abstractNumId w:val="22"/>
  </w:num>
  <w:num w:numId="7" w16cid:durableId="1762331041">
    <w:abstractNumId w:val="12"/>
  </w:num>
  <w:num w:numId="8" w16cid:durableId="1520123738">
    <w:abstractNumId w:val="36"/>
  </w:num>
  <w:num w:numId="9" w16cid:durableId="631247896">
    <w:abstractNumId w:val="23"/>
  </w:num>
  <w:num w:numId="10" w16cid:durableId="1115977829">
    <w:abstractNumId w:val="28"/>
  </w:num>
  <w:num w:numId="11" w16cid:durableId="528644484">
    <w:abstractNumId w:val="31"/>
  </w:num>
  <w:num w:numId="12" w16cid:durableId="1021706523">
    <w:abstractNumId w:val="4"/>
  </w:num>
  <w:num w:numId="13" w16cid:durableId="839271806">
    <w:abstractNumId w:val="0"/>
  </w:num>
  <w:num w:numId="14" w16cid:durableId="705638252">
    <w:abstractNumId w:val="10"/>
  </w:num>
  <w:num w:numId="15" w16cid:durableId="1087120580">
    <w:abstractNumId w:val="9"/>
  </w:num>
  <w:num w:numId="16" w16cid:durableId="133258734">
    <w:abstractNumId w:val="3"/>
  </w:num>
  <w:num w:numId="17" w16cid:durableId="2020544296">
    <w:abstractNumId w:val="13"/>
  </w:num>
  <w:num w:numId="18" w16cid:durableId="1269705242">
    <w:abstractNumId w:val="38"/>
  </w:num>
  <w:num w:numId="19" w16cid:durableId="1426148208">
    <w:abstractNumId w:val="6"/>
  </w:num>
  <w:num w:numId="20" w16cid:durableId="1444962438">
    <w:abstractNumId w:val="11"/>
  </w:num>
  <w:num w:numId="21" w16cid:durableId="735662307">
    <w:abstractNumId w:val="5"/>
  </w:num>
  <w:num w:numId="22" w16cid:durableId="1485857987">
    <w:abstractNumId w:val="26"/>
  </w:num>
  <w:num w:numId="23" w16cid:durableId="285738198">
    <w:abstractNumId w:val="39"/>
  </w:num>
  <w:num w:numId="24" w16cid:durableId="69693364">
    <w:abstractNumId w:val="30"/>
  </w:num>
  <w:num w:numId="25" w16cid:durableId="1887140847">
    <w:abstractNumId w:val="29"/>
  </w:num>
  <w:num w:numId="26" w16cid:durableId="616374979">
    <w:abstractNumId w:val="17"/>
  </w:num>
  <w:num w:numId="27" w16cid:durableId="607784775">
    <w:abstractNumId w:val="1"/>
  </w:num>
  <w:num w:numId="28" w16cid:durableId="1839998584">
    <w:abstractNumId w:val="27"/>
  </w:num>
  <w:num w:numId="29" w16cid:durableId="622462183">
    <w:abstractNumId w:val="33"/>
  </w:num>
  <w:num w:numId="30" w16cid:durableId="1603218778">
    <w:abstractNumId w:val="35"/>
  </w:num>
  <w:num w:numId="31" w16cid:durableId="282884607">
    <w:abstractNumId w:val="18"/>
  </w:num>
  <w:num w:numId="32" w16cid:durableId="1189641475">
    <w:abstractNumId w:val="16"/>
  </w:num>
  <w:num w:numId="33" w16cid:durableId="762653639">
    <w:abstractNumId w:val="24"/>
  </w:num>
  <w:num w:numId="34" w16cid:durableId="1167477942">
    <w:abstractNumId w:val="7"/>
  </w:num>
  <w:num w:numId="35" w16cid:durableId="260071905">
    <w:abstractNumId w:val="32"/>
  </w:num>
  <w:num w:numId="36" w16cid:durableId="520319502">
    <w:abstractNumId w:val="8"/>
  </w:num>
  <w:num w:numId="37" w16cid:durableId="877399815">
    <w:abstractNumId w:val="21"/>
  </w:num>
  <w:num w:numId="38" w16cid:durableId="651523331">
    <w:abstractNumId w:val="15"/>
  </w:num>
  <w:num w:numId="39" w16cid:durableId="734544142">
    <w:abstractNumId w:val="2"/>
  </w:num>
  <w:num w:numId="40" w16cid:durableId="548421352">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BHAS CHATTERJEE">
    <w15:presenceInfo w15:providerId="AD" w15:userId="S::bibchatt@in.ibm.com::cfb445e7-9e97-46c3-aa36-ae3939f753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53E"/>
    <w:rsid w:val="00002B4D"/>
    <w:rsid w:val="000059D7"/>
    <w:rsid w:val="00005BF7"/>
    <w:rsid w:val="00016AC0"/>
    <w:rsid w:val="000244BF"/>
    <w:rsid w:val="00024511"/>
    <w:rsid w:val="00027F1F"/>
    <w:rsid w:val="00030939"/>
    <w:rsid w:val="000453F2"/>
    <w:rsid w:val="00051E87"/>
    <w:rsid w:val="000567F4"/>
    <w:rsid w:val="00057AD3"/>
    <w:rsid w:val="00063158"/>
    <w:rsid w:val="00082A62"/>
    <w:rsid w:val="000965EA"/>
    <w:rsid w:val="00096AD0"/>
    <w:rsid w:val="000A3793"/>
    <w:rsid w:val="000A3B30"/>
    <w:rsid w:val="000B14F0"/>
    <w:rsid w:val="000B2B44"/>
    <w:rsid w:val="000B2CDF"/>
    <w:rsid w:val="000B49A6"/>
    <w:rsid w:val="000B5626"/>
    <w:rsid w:val="000C0DCB"/>
    <w:rsid w:val="000D36E5"/>
    <w:rsid w:val="000D3D8A"/>
    <w:rsid w:val="000D6C11"/>
    <w:rsid w:val="000E127D"/>
    <w:rsid w:val="000E4D9F"/>
    <w:rsid w:val="000F3A2F"/>
    <w:rsid w:val="000F5392"/>
    <w:rsid w:val="00112AC6"/>
    <w:rsid w:val="001172B0"/>
    <w:rsid w:val="00120AE7"/>
    <w:rsid w:val="00123C06"/>
    <w:rsid w:val="00126E61"/>
    <w:rsid w:val="001412EB"/>
    <w:rsid w:val="00174284"/>
    <w:rsid w:val="0017765D"/>
    <w:rsid w:val="00190922"/>
    <w:rsid w:val="001A56C8"/>
    <w:rsid w:val="001D2CA7"/>
    <w:rsid w:val="001D50B4"/>
    <w:rsid w:val="001D6EDD"/>
    <w:rsid w:val="001E06FF"/>
    <w:rsid w:val="001E13CB"/>
    <w:rsid w:val="001E5DFB"/>
    <w:rsid w:val="00202A32"/>
    <w:rsid w:val="00213B40"/>
    <w:rsid w:val="002253E5"/>
    <w:rsid w:val="0022698E"/>
    <w:rsid w:val="002418E3"/>
    <w:rsid w:val="00241AC0"/>
    <w:rsid w:val="00242501"/>
    <w:rsid w:val="002430A6"/>
    <w:rsid w:val="002448D5"/>
    <w:rsid w:val="00246A62"/>
    <w:rsid w:val="00247C60"/>
    <w:rsid w:val="00251459"/>
    <w:rsid w:val="00283077"/>
    <w:rsid w:val="00283A1C"/>
    <w:rsid w:val="002842CE"/>
    <w:rsid w:val="00292AE2"/>
    <w:rsid w:val="00295C06"/>
    <w:rsid w:val="002C248C"/>
    <w:rsid w:val="002C44D3"/>
    <w:rsid w:val="002E1AE7"/>
    <w:rsid w:val="002E5FB0"/>
    <w:rsid w:val="002F5837"/>
    <w:rsid w:val="00304865"/>
    <w:rsid w:val="00305CBD"/>
    <w:rsid w:val="00314592"/>
    <w:rsid w:val="003233EE"/>
    <w:rsid w:val="003255DF"/>
    <w:rsid w:val="00326014"/>
    <w:rsid w:val="00344E19"/>
    <w:rsid w:val="003521AB"/>
    <w:rsid w:val="00354B86"/>
    <w:rsid w:val="00360F3A"/>
    <w:rsid w:val="00364E6A"/>
    <w:rsid w:val="0038586E"/>
    <w:rsid w:val="00391CF6"/>
    <w:rsid w:val="0039276C"/>
    <w:rsid w:val="003935AC"/>
    <w:rsid w:val="0039513C"/>
    <w:rsid w:val="00396512"/>
    <w:rsid w:val="003A58F2"/>
    <w:rsid w:val="003A6247"/>
    <w:rsid w:val="003A647F"/>
    <w:rsid w:val="003B6817"/>
    <w:rsid w:val="003C52CC"/>
    <w:rsid w:val="003C6989"/>
    <w:rsid w:val="003D47AD"/>
    <w:rsid w:val="003E3045"/>
    <w:rsid w:val="003F1789"/>
    <w:rsid w:val="003F392A"/>
    <w:rsid w:val="003F5967"/>
    <w:rsid w:val="003F6686"/>
    <w:rsid w:val="00400C85"/>
    <w:rsid w:val="00402423"/>
    <w:rsid w:val="00406F31"/>
    <w:rsid w:val="004101B9"/>
    <w:rsid w:val="00422674"/>
    <w:rsid w:val="00425131"/>
    <w:rsid w:val="00446FA6"/>
    <w:rsid w:val="00452AC9"/>
    <w:rsid w:val="0045414F"/>
    <w:rsid w:val="00462F81"/>
    <w:rsid w:val="00464D8E"/>
    <w:rsid w:val="004741C9"/>
    <w:rsid w:val="004771FB"/>
    <w:rsid w:val="00477335"/>
    <w:rsid w:val="00482374"/>
    <w:rsid w:val="00494122"/>
    <w:rsid w:val="0049616B"/>
    <w:rsid w:val="0049727F"/>
    <w:rsid w:val="004A60F9"/>
    <w:rsid w:val="004B6DB5"/>
    <w:rsid w:val="004C41C5"/>
    <w:rsid w:val="004D08ED"/>
    <w:rsid w:val="004D6EEC"/>
    <w:rsid w:val="004F5C31"/>
    <w:rsid w:val="005102F3"/>
    <w:rsid w:val="0053330F"/>
    <w:rsid w:val="00544974"/>
    <w:rsid w:val="00565287"/>
    <w:rsid w:val="00573B36"/>
    <w:rsid w:val="00584DCB"/>
    <w:rsid w:val="00584DD3"/>
    <w:rsid w:val="00585F41"/>
    <w:rsid w:val="00590D2E"/>
    <w:rsid w:val="005A0269"/>
    <w:rsid w:val="005A254B"/>
    <w:rsid w:val="005A4119"/>
    <w:rsid w:val="005B1E8E"/>
    <w:rsid w:val="005B4BD5"/>
    <w:rsid w:val="005D0217"/>
    <w:rsid w:val="005D0C8E"/>
    <w:rsid w:val="005E4426"/>
    <w:rsid w:val="005E6B52"/>
    <w:rsid w:val="006029E8"/>
    <w:rsid w:val="00606D47"/>
    <w:rsid w:val="0061346E"/>
    <w:rsid w:val="00633927"/>
    <w:rsid w:val="00637E61"/>
    <w:rsid w:val="0064055E"/>
    <w:rsid w:val="00641C54"/>
    <w:rsid w:val="00663D1B"/>
    <w:rsid w:val="00674360"/>
    <w:rsid w:val="00675D8F"/>
    <w:rsid w:val="006775AB"/>
    <w:rsid w:val="0068406E"/>
    <w:rsid w:val="006848A4"/>
    <w:rsid w:val="00685925"/>
    <w:rsid w:val="00692F00"/>
    <w:rsid w:val="006967B2"/>
    <w:rsid w:val="006B41E6"/>
    <w:rsid w:val="006B7B91"/>
    <w:rsid w:val="006B7EC0"/>
    <w:rsid w:val="006C0744"/>
    <w:rsid w:val="006C0B5F"/>
    <w:rsid w:val="006C46B3"/>
    <w:rsid w:val="006E1409"/>
    <w:rsid w:val="006E1910"/>
    <w:rsid w:val="006E6FF7"/>
    <w:rsid w:val="00714F94"/>
    <w:rsid w:val="007334CB"/>
    <w:rsid w:val="0073366E"/>
    <w:rsid w:val="00741596"/>
    <w:rsid w:val="00741F4C"/>
    <w:rsid w:val="007531CE"/>
    <w:rsid w:val="00757AD5"/>
    <w:rsid w:val="00760EE7"/>
    <w:rsid w:val="00765BFB"/>
    <w:rsid w:val="00766567"/>
    <w:rsid w:val="00767B4A"/>
    <w:rsid w:val="00774AA7"/>
    <w:rsid w:val="00780D1B"/>
    <w:rsid w:val="007915FA"/>
    <w:rsid w:val="007916F7"/>
    <w:rsid w:val="007918DD"/>
    <w:rsid w:val="00796003"/>
    <w:rsid w:val="007A0092"/>
    <w:rsid w:val="007A6F23"/>
    <w:rsid w:val="007A721A"/>
    <w:rsid w:val="007B31EC"/>
    <w:rsid w:val="007D6D7F"/>
    <w:rsid w:val="007E200D"/>
    <w:rsid w:val="007F3D16"/>
    <w:rsid w:val="007F4CA1"/>
    <w:rsid w:val="007F69BC"/>
    <w:rsid w:val="007F6BD2"/>
    <w:rsid w:val="008029CA"/>
    <w:rsid w:val="00803530"/>
    <w:rsid w:val="00810CE5"/>
    <w:rsid w:val="0082105F"/>
    <w:rsid w:val="00823AD4"/>
    <w:rsid w:val="0082536F"/>
    <w:rsid w:val="0082588A"/>
    <w:rsid w:val="0083018A"/>
    <w:rsid w:val="00832A84"/>
    <w:rsid w:val="00833BD6"/>
    <w:rsid w:val="00834E94"/>
    <w:rsid w:val="00841648"/>
    <w:rsid w:val="00847E7E"/>
    <w:rsid w:val="00850CC8"/>
    <w:rsid w:val="00855CDF"/>
    <w:rsid w:val="00861697"/>
    <w:rsid w:val="008700DF"/>
    <w:rsid w:val="00870AD4"/>
    <w:rsid w:val="008750EE"/>
    <w:rsid w:val="00877E21"/>
    <w:rsid w:val="008828F7"/>
    <w:rsid w:val="00883565"/>
    <w:rsid w:val="00891490"/>
    <w:rsid w:val="008A04BE"/>
    <w:rsid w:val="008B51A1"/>
    <w:rsid w:val="008B64AC"/>
    <w:rsid w:val="008C20A6"/>
    <w:rsid w:val="008C4859"/>
    <w:rsid w:val="008E5532"/>
    <w:rsid w:val="008F15E1"/>
    <w:rsid w:val="008F6E3A"/>
    <w:rsid w:val="0090271D"/>
    <w:rsid w:val="0091091A"/>
    <w:rsid w:val="00913A67"/>
    <w:rsid w:val="009212B7"/>
    <w:rsid w:val="009311C3"/>
    <w:rsid w:val="00947760"/>
    <w:rsid w:val="0095653E"/>
    <w:rsid w:val="009639D8"/>
    <w:rsid w:val="00964340"/>
    <w:rsid w:val="009821E9"/>
    <w:rsid w:val="0098500D"/>
    <w:rsid w:val="009A0945"/>
    <w:rsid w:val="009A2E8F"/>
    <w:rsid w:val="009A33EE"/>
    <w:rsid w:val="009A5B5C"/>
    <w:rsid w:val="009A674A"/>
    <w:rsid w:val="009D6C70"/>
    <w:rsid w:val="009D71E2"/>
    <w:rsid w:val="009E0EB2"/>
    <w:rsid w:val="009E4863"/>
    <w:rsid w:val="00A0492C"/>
    <w:rsid w:val="00A06AAB"/>
    <w:rsid w:val="00A1039A"/>
    <w:rsid w:val="00A31E11"/>
    <w:rsid w:val="00A3224A"/>
    <w:rsid w:val="00A356DE"/>
    <w:rsid w:val="00A54A7B"/>
    <w:rsid w:val="00A54ABE"/>
    <w:rsid w:val="00A71EC5"/>
    <w:rsid w:val="00A7244B"/>
    <w:rsid w:val="00A735D5"/>
    <w:rsid w:val="00A752FA"/>
    <w:rsid w:val="00A832F6"/>
    <w:rsid w:val="00A909EA"/>
    <w:rsid w:val="00A922F8"/>
    <w:rsid w:val="00A95A9E"/>
    <w:rsid w:val="00AB6D15"/>
    <w:rsid w:val="00AC2F28"/>
    <w:rsid w:val="00AC4EA7"/>
    <w:rsid w:val="00AC6795"/>
    <w:rsid w:val="00AD273D"/>
    <w:rsid w:val="00AD298A"/>
    <w:rsid w:val="00AD61B3"/>
    <w:rsid w:val="00AF2A95"/>
    <w:rsid w:val="00AF2E76"/>
    <w:rsid w:val="00B17416"/>
    <w:rsid w:val="00B23ED1"/>
    <w:rsid w:val="00B32A5E"/>
    <w:rsid w:val="00B37FB2"/>
    <w:rsid w:val="00B4177C"/>
    <w:rsid w:val="00B4270B"/>
    <w:rsid w:val="00B42FBB"/>
    <w:rsid w:val="00B514A6"/>
    <w:rsid w:val="00B56AE5"/>
    <w:rsid w:val="00B62F91"/>
    <w:rsid w:val="00B75326"/>
    <w:rsid w:val="00B87BE3"/>
    <w:rsid w:val="00BA3152"/>
    <w:rsid w:val="00BA5B59"/>
    <w:rsid w:val="00BB4B43"/>
    <w:rsid w:val="00BB5DAF"/>
    <w:rsid w:val="00BC023B"/>
    <w:rsid w:val="00BD7EA4"/>
    <w:rsid w:val="00BE5012"/>
    <w:rsid w:val="00BE50F9"/>
    <w:rsid w:val="00BE5575"/>
    <w:rsid w:val="00BE5F14"/>
    <w:rsid w:val="00BE5FE2"/>
    <w:rsid w:val="00BE70AB"/>
    <w:rsid w:val="00BF2443"/>
    <w:rsid w:val="00BF747A"/>
    <w:rsid w:val="00C11254"/>
    <w:rsid w:val="00C148C3"/>
    <w:rsid w:val="00C16060"/>
    <w:rsid w:val="00C2364D"/>
    <w:rsid w:val="00C23714"/>
    <w:rsid w:val="00C24780"/>
    <w:rsid w:val="00C27671"/>
    <w:rsid w:val="00C27BB9"/>
    <w:rsid w:val="00C33C0C"/>
    <w:rsid w:val="00C374C5"/>
    <w:rsid w:val="00C5040A"/>
    <w:rsid w:val="00C517DC"/>
    <w:rsid w:val="00C6483E"/>
    <w:rsid w:val="00C669C2"/>
    <w:rsid w:val="00C70A4F"/>
    <w:rsid w:val="00C8098E"/>
    <w:rsid w:val="00C91665"/>
    <w:rsid w:val="00C94BDE"/>
    <w:rsid w:val="00CA4D92"/>
    <w:rsid w:val="00CB3F79"/>
    <w:rsid w:val="00CC27E1"/>
    <w:rsid w:val="00CD552A"/>
    <w:rsid w:val="00CE4AB8"/>
    <w:rsid w:val="00CF0816"/>
    <w:rsid w:val="00CF35E5"/>
    <w:rsid w:val="00D05770"/>
    <w:rsid w:val="00D2696B"/>
    <w:rsid w:val="00D3228A"/>
    <w:rsid w:val="00D3400C"/>
    <w:rsid w:val="00D34CE0"/>
    <w:rsid w:val="00D51550"/>
    <w:rsid w:val="00D63180"/>
    <w:rsid w:val="00D6414A"/>
    <w:rsid w:val="00D71DA4"/>
    <w:rsid w:val="00D838F5"/>
    <w:rsid w:val="00D935FD"/>
    <w:rsid w:val="00DA5985"/>
    <w:rsid w:val="00DB2229"/>
    <w:rsid w:val="00DB26FD"/>
    <w:rsid w:val="00DB3B57"/>
    <w:rsid w:val="00DC6C7B"/>
    <w:rsid w:val="00DC7032"/>
    <w:rsid w:val="00DD62F6"/>
    <w:rsid w:val="00DE4E75"/>
    <w:rsid w:val="00DE7067"/>
    <w:rsid w:val="00DF6C9F"/>
    <w:rsid w:val="00E21928"/>
    <w:rsid w:val="00E22494"/>
    <w:rsid w:val="00E34460"/>
    <w:rsid w:val="00E35332"/>
    <w:rsid w:val="00E40D95"/>
    <w:rsid w:val="00E40FCF"/>
    <w:rsid w:val="00E45652"/>
    <w:rsid w:val="00E50DAE"/>
    <w:rsid w:val="00E527A3"/>
    <w:rsid w:val="00E53BF0"/>
    <w:rsid w:val="00E55AA1"/>
    <w:rsid w:val="00E72FEB"/>
    <w:rsid w:val="00E80C6B"/>
    <w:rsid w:val="00E94CB0"/>
    <w:rsid w:val="00EA0909"/>
    <w:rsid w:val="00EA1344"/>
    <w:rsid w:val="00EA23B2"/>
    <w:rsid w:val="00EB7102"/>
    <w:rsid w:val="00EC6840"/>
    <w:rsid w:val="00ED1F61"/>
    <w:rsid w:val="00ED4692"/>
    <w:rsid w:val="00EE2618"/>
    <w:rsid w:val="00F15A49"/>
    <w:rsid w:val="00F20AAF"/>
    <w:rsid w:val="00F21339"/>
    <w:rsid w:val="00F229B8"/>
    <w:rsid w:val="00F26539"/>
    <w:rsid w:val="00F31889"/>
    <w:rsid w:val="00F360C6"/>
    <w:rsid w:val="00F44AC9"/>
    <w:rsid w:val="00F4590D"/>
    <w:rsid w:val="00F50B6A"/>
    <w:rsid w:val="00F6407C"/>
    <w:rsid w:val="00F649DA"/>
    <w:rsid w:val="00F66CE8"/>
    <w:rsid w:val="00F725F3"/>
    <w:rsid w:val="00F7581B"/>
    <w:rsid w:val="00F871B2"/>
    <w:rsid w:val="00FB73F9"/>
    <w:rsid w:val="00FE1423"/>
    <w:rsid w:val="00FE67CD"/>
    <w:rsid w:val="00FE69F8"/>
  </w:rsids>
  <m:mathPr>
    <m:mathFont m:val="Cambria Math"/>
    <m:brkBin m:val="before"/>
    <m:brkBinSub m:val="--"/>
    <m:smallFrac m:val="0"/>
    <m:dispDef/>
    <m:lMargin m:val="0"/>
    <m:rMargin m:val="0"/>
    <m:defJc m:val="centerGroup"/>
    <m:wrapIndent m:val="1440"/>
    <m:intLim m:val="subSup"/>
    <m:naryLim m:val="undOvr"/>
  </m:mathPr>
  <w:attachedSchema w:val="ActionsPane3"/>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83ECF4"/>
  <w15:chartTrackingRefBased/>
  <w15:docId w15:val="{AAFA576E-96F9-42B7-9F04-08FEEEAAE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Section,Kapitel"/>
    <w:basedOn w:val="Normal"/>
    <w:next w:val="Normal"/>
    <w:link w:val="Heading1Char"/>
    <w:qFormat/>
    <w:rsid w:val="009565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Abschnitt,Major"/>
    <w:basedOn w:val="Normal"/>
    <w:next w:val="Normal"/>
    <w:link w:val="Heading2Char"/>
    <w:unhideWhenUsed/>
    <w:qFormat/>
    <w:rsid w:val="001A56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E6B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5653E"/>
    <w:pPr>
      <w:spacing w:after="0" w:line="240" w:lineRule="auto"/>
    </w:pPr>
    <w:rPr>
      <w:rFonts w:eastAsiaTheme="minorEastAsia"/>
    </w:rPr>
  </w:style>
  <w:style w:type="character" w:customStyle="1" w:styleId="NoSpacingChar">
    <w:name w:val="No Spacing Char"/>
    <w:basedOn w:val="DefaultParagraphFont"/>
    <w:link w:val="NoSpacing"/>
    <w:uiPriority w:val="1"/>
    <w:rsid w:val="0095653E"/>
    <w:rPr>
      <w:rFonts w:eastAsiaTheme="minorEastAsia"/>
    </w:rPr>
  </w:style>
  <w:style w:type="character" w:customStyle="1" w:styleId="Heading1Char">
    <w:name w:val="Heading 1 Char"/>
    <w:aliases w:val="Heading Char,Section Char,Kapitel Char"/>
    <w:basedOn w:val="DefaultParagraphFont"/>
    <w:link w:val="Heading1"/>
    <w:uiPriority w:val="9"/>
    <w:rsid w:val="0095653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565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653E"/>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956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4D8E"/>
    <w:pPr>
      <w:ind w:left="720"/>
      <w:contextualSpacing/>
    </w:pPr>
  </w:style>
  <w:style w:type="paragraph" w:styleId="BodyText">
    <w:name w:val="Body Text"/>
    <w:basedOn w:val="Normal"/>
    <w:link w:val="BodyTextChar"/>
    <w:rsid w:val="001A56C8"/>
    <w:pPr>
      <w:spacing w:after="0" w:line="240" w:lineRule="auto"/>
    </w:pPr>
    <w:rPr>
      <w:rFonts w:ascii="Arial" w:eastAsia="Times New Roman" w:hAnsi="Arial" w:cs="Times New Roman"/>
      <w:szCs w:val="20"/>
    </w:rPr>
  </w:style>
  <w:style w:type="character" w:customStyle="1" w:styleId="BodyTextChar">
    <w:name w:val="Body Text Char"/>
    <w:basedOn w:val="DefaultParagraphFont"/>
    <w:link w:val="BodyText"/>
    <w:rsid w:val="001A56C8"/>
    <w:rPr>
      <w:rFonts w:ascii="Arial" w:eastAsia="Times New Roman" w:hAnsi="Arial" w:cs="Times New Roman"/>
      <w:szCs w:val="20"/>
    </w:rPr>
  </w:style>
  <w:style w:type="paragraph" w:customStyle="1" w:styleId="Text">
    <w:name w:val="Text"/>
    <w:basedOn w:val="Normal"/>
    <w:rsid w:val="001A56C8"/>
    <w:pPr>
      <w:spacing w:after="120" w:line="240" w:lineRule="auto"/>
      <w:jc w:val="both"/>
    </w:pPr>
    <w:rPr>
      <w:rFonts w:ascii="Arial" w:eastAsia="Times New Roman" w:hAnsi="Arial" w:cs="Times New Roman"/>
      <w:szCs w:val="20"/>
    </w:rPr>
  </w:style>
  <w:style w:type="paragraph" w:customStyle="1" w:styleId="TableTextHd">
    <w:name w:val="TableTextHd"/>
    <w:basedOn w:val="Normal"/>
    <w:rsid w:val="001A56C8"/>
    <w:pPr>
      <w:spacing w:before="60" w:after="60" w:line="240" w:lineRule="auto"/>
    </w:pPr>
    <w:rPr>
      <w:rFonts w:ascii="Arial" w:eastAsia="Times New Roman" w:hAnsi="Arial" w:cs="Times New Roman"/>
      <w:b/>
      <w:spacing w:val="10"/>
      <w:kern w:val="28"/>
      <w:sz w:val="20"/>
      <w:szCs w:val="20"/>
      <w:lang w:val="en-GB"/>
    </w:rPr>
  </w:style>
  <w:style w:type="paragraph" w:customStyle="1" w:styleId="Tabletext">
    <w:name w:val="Table text"/>
    <w:basedOn w:val="Normal"/>
    <w:rsid w:val="001A56C8"/>
    <w:pPr>
      <w:widowControl w:val="0"/>
      <w:suppressAutoHyphens/>
      <w:spacing w:before="40" w:after="80" w:line="240" w:lineRule="atLeast"/>
      <w:jc w:val="both"/>
    </w:pPr>
    <w:rPr>
      <w:rFonts w:ascii="Helvetica" w:eastAsia="Times New Roman" w:hAnsi="Helvetica" w:cs="Times New Roman"/>
      <w:sz w:val="20"/>
      <w:szCs w:val="20"/>
      <w:lang w:eastAsia="da-DK"/>
    </w:rPr>
  </w:style>
  <w:style w:type="character" w:customStyle="1" w:styleId="ReaderscommentsChar">
    <w:name w:val="Reader's comments Char"/>
    <w:link w:val="Readerscomments"/>
    <w:locked/>
    <w:rsid w:val="001A56C8"/>
    <w:rPr>
      <w:rFonts w:ascii="Arial" w:hAnsi="Arial" w:cs="Arial"/>
      <w:i/>
      <w:iCs/>
      <w:color w:val="CC00CC"/>
    </w:rPr>
  </w:style>
  <w:style w:type="paragraph" w:customStyle="1" w:styleId="Readerscomments">
    <w:name w:val="Reader's comments"/>
    <w:basedOn w:val="Normal"/>
    <w:link w:val="ReaderscommentsChar"/>
    <w:rsid w:val="001A56C8"/>
    <w:pPr>
      <w:overflowPunct w:val="0"/>
      <w:autoSpaceDE w:val="0"/>
      <w:autoSpaceDN w:val="0"/>
      <w:adjustRightInd w:val="0"/>
      <w:spacing w:after="120" w:line="240" w:lineRule="auto"/>
    </w:pPr>
    <w:rPr>
      <w:rFonts w:ascii="Arial" w:hAnsi="Arial" w:cs="Arial"/>
      <w:i/>
      <w:iCs/>
      <w:color w:val="CC00CC"/>
    </w:rPr>
  </w:style>
  <w:style w:type="character" w:customStyle="1" w:styleId="Heading2Char">
    <w:name w:val="Heading 2 Char"/>
    <w:aliases w:val="Abschnitt Char,Major Char"/>
    <w:basedOn w:val="DefaultParagraphFont"/>
    <w:link w:val="Heading2"/>
    <w:uiPriority w:val="9"/>
    <w:rsid w:val="001A56C8"/>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31E1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1909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90922"/>
    <w:rPr>
      <w:rFonts w:ascii="Segoe UI" w:hAnsi="Segoe UI" w:cs="Segoe UI"/>
      <w:sz w:val="18"/>
      <w:szCs w:val="18"/>
    </w:rPr>
  </w:style>
  <w:style w:type="paragraph" w:styleId="Footer">
    <w:name w:val="footer"/>
    <w:basedOn w:val="Normal"/>
    <w:link w:val="FooterChar"/>
    <w:rsid w:val="00314592"/>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FooterChar">
    <w:name w:val="Footer Char"/>
    <w:basedOn w:val="DefaultParagraphFont"/>
    <w:link w:val="Footer"/>
    <w:uiPriority w:val="99"/>
    <w:rsid w:val="00314592"/>
    <w:rPr>
      <w:rFonts w:ascii="Times New Roman" w:eastAsia="Times New Roman" w:hAnsi="Times New Roman" w:cs="Times New Roman"/>
      <w:sz w:val="20"/>
      <w:szCs w:val="20"/>
    </w:rPr>
  </w:style>
  <w:style w:type="paragraph" w:styleId="Header">
    <w:name w:val="header"/>
    <w:basedOn w:val="Normal"/>
    <w:link w:val="HeaderChar"/>
    <w:rsid w:val="00314592"/>
    <w:pPr>
      <w:tabs>
        <w:tab w:val="center" w:pos="4320"/>
        <w:tab w:val="right" w:pos="8640"/>
      </w:tabs>
      <w:spacing w:after="0" w:line="240" w:lineRule="auto"/>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314592"/>
    <w:rPr>
      <w:rFonts w:ascii="Times New Roman" w:eastAsia="Times New Roman" w:hAnsi="Times New Roman" w:cs="Times New Roman"/>
      <w:sz w:val="20"/>
      <w:szCs w:val="20"/>
    </w:rPr>
  </w:style>
  <w:style w:type="character" w:styleId="PageNumber">
    <w:name w:val="page number"/>
    <w:basedOn w:val="DefaultParagraphFont"/>
    <w:rsid w:val="00314592"/>
  </w:style>
  <w:style w:type="paragraph" w:customStyle="1" w:styleId="TableText0">
    <w:name w:val="Table Text"/>
    <w:basedOn w:val="Normal"/>
    <w:rsid w:val="00314592"/>
    <w:pPr>
      <w:keepLines/>
      <w:spacing w:after="0" w:line="240" w:lineRule="auto"/>
    </w:pPr>
    <w:rPr>
      <w:rFonts w:ascii="Arial" w:eastAsia="Times New Roman" w:hAnsi="Arial" w:cs="Times New Roman"/>
      <w:sz w:val="20"/>
      <w:szCs w:val="20"/>
    </w:rPr>
  </w:style>
  <w:style w:type="paragraph" w:customStyle="1" w:styleId="MockCheckbox">
    <w:name w:val="Mock Checkbox"/>
    <w:basedOn w:val="Normal"/>
    <w:next w:val="Normal"/>
    <w:rsid w:val="00314592"/>
    <w:pPr>
      <w:tabs>
        <w:tab w:val="left" w:pos="249"/>
      </w:tabs>
      <w:spacing w:after="0" w:line="240" w:lineRule="auto"/>
      <w:jc w:val="center"/>
    </w:pPr>
    <w:rPr>
      <w:rFonts w:ascii="Arial" w:eastAsia="Times New Roman" w:hAnsi="Arial" w:cs="Times New Roman"/>
      <w:b/>
      <w:bCs/>
      <w:caps/>
      <w:sz w:val="18"/>
      <w:szCs w:val="24"/>
    </w:rPr>
  </w:style>
  <w:style w:type="paragraph" w:styleId="BodyText2">
    <w:name w:val="Body Text 2"/>
    <w:basedOn w:val="Normal"/>
    <w:link w:val="BodyText2Char"/>
    <w:uiPriority w:val="99"/>
    <w:semiHidden/>
    <w:unhideWhenUsed/>
    <w:rsid w:val="00F360C6"/>
    <w:pPr>
      <w:spacing w:after="120" w:line="480" w:lineRule="auto"/>
    </w:pPr>
  </w:style>
  <w:style w:type="character" w:customStyle="1" w:styleId="BodyText2Char">
    <w:name w:val="Body Text 2 Char"/>
    <w:basedOn w:val="DefaultParagraphFont"/>
    <w:link w:val="BodyText2"/>
    <w:uiPriority w:val="99"/>
    <w:semiHidden/>
    <w:rsid w:val="00F360C6"/>
  </w:style>
  <w:style w:type="paragraph" w:styleId="BodyText3">
    <w:name w:val="Body Text 3"/>
    <w:basedOn w:val="Normal"/>
    <w:link w:val="BodyText3Char"/>
    <w:uiPriority w:val="99"/>
    <w:semiHidden/>
    <w:unhideWhenUsed/>
    <w:rsid w:val="00F360C6"/>
    <w:pPr>
      <w:spacing w:after="120"/>
    </w:pPr>
    <w:rPr>
      <w:sz w:val="16"/>
      <w:szCs w:val="16"/>
    </w:rPr>
  </w:style>
  <w:style w:type="character" w:customStyle="1" w:styleId="BodyText3Char">
    <w:name w:val="Body Text 3 Char"/>
    <w:basedOn w:val="DefaultParagraphFont"/>
    <w:link w:val="BodyText3"/>
    <w:uiPriority w:val="99"/>
    <w:semiHidden/>
    <w:rsid w:val="00F360C6"/>
    <w:rPr>
      <w:sz w:val="16"/>
      <w:szCs w:val="16"/>
    </w:rPr>
  </w:style>
  <w:style w:type="paragraph" w:customStyle="1" w:styleId="Tabellentext">
    <w:name w:val="Tabellentext"/>
    <w:basedOn w:val="Normal"/>
    <w:rsid w:val="00F360C6"/>
    <w:pPr>
      <w:spacing w:before="60" w:after="60" w:line="240" w:lineRule="auto"/>
    </w:pPr>
    <w:rPr>
      <w:rFonts w:ascii="Imago" w:eastAsia="Times New Roman" w:hAnsi="Imago" w:cs="Times New Roman"/>
      <w:sz w:val="18"/>
      <w:szCs w:val="20"/>
    </w:rPr>
  </w:style>
  <w:style w:type="paragraph" w:customStyle="1" w:styleId="TableHeader">
    <w:name w:val="Table Header"/>
    <w:basedOn w:val="Normal"/>
    <w:rsid w:val="00F360C6"/>
    <w:pPr>
      <w:spacing w:after="0" w:line="240" w:lineRule="auto"/>
      <w:jc w:val="center"/>
    </w:pPr>
    <w:rPr>
      <w:rFonts w:ascii="Arial" w:eastAsia="Times New Roman" w:hAnsi="Arial" w:cs="Arial"/>
      <w:b/>
      <w:bCs/>
      <w:sz w:val="20"/>
      <w:szCs w:val="20"/>
    </w:rPr>
  </w:style>
  <w:style w:type="character" w:styleId="PlaceholderText">
    <w:name w:val="Placeholder Text"/>
    <w:basedOn w:val="DefaultParagraphFont"/>
    <w:uiPriority w:val="99"/>
    <w:semiHidden/>
    <w:rsid w:val="007531CE"/>
    <w:rPr>
      <w:color w:val="808080"/>
    </w:rPr>
  </w:style>
  <w:style w:type="paragraph" w:styleId="TOC1">
    <w:name w:val="toc 1"/>
    <w:basedOn w:val="Normal"/>
    <w:next w:val="Normal"/>
    <w:autoRedefine/>
    <w:uiPriority w:val="39"/>
    <w:unhideWhenUsed/>
    <w:rsid w:val="00584DCB"/>
    <w:pPr>
      <w:spacing w:after="100"/>
    </w:pPr>
  </w:style>
  <w:style w:type="paragraph" w:styleId="TOC2">
    <w:name w:val="toc 2"/>
    <w:basedOn w:val="Normal"/>
    <w:next w:val="Normal"/>
    <w:autoRedefine/>
    <w:uiPriority w:val="39"/>
    <w:unhideWhenUsed/>
    <w:rsid w:val="00584DCB"/>
    <w:pPr>
      <w:spacing w:after="100"/>
      <w:ind w:left="220"/>
    </w:pPr>
  </w:style>
  <w:style w:type="character" w:styleId="Hyperlink">
    <w:name w:val="Hyperlink"/>
    <w:basedOn w:val="DefaultParagraphFont"/>
    <w:uiPriority w:val="99"/>
    <w:unhideWhenUsed/>
    <w:rsid w:val="00584DCB"/>
    <w:rPr>
      <w:color w:val="0563C1" w:themeColor="hyperlink"/>
      <w:u w:val="single"/>
    </w:rPr>
  </w:style>
  <w:style w:type="paragraph" w:customStyle="1" w:styleId="Tablehead">
    <w:name w:val="Table head"/>
    <w:basedOn w:val="Normal"/>
    <w:rsid w:val="0083018A"/>
    <w:pPr>
      <w:widowControl w:val="0"/>
      <w:suppressAutoHyphens/>
      <w:spacing w:before="60" w:after="60" w:line="240" w:lineRule="auto"/>
      <w:jc w:val="both"/>
    </w:pPr>
    <w:rPr>
      <w:rFonts w:ascii="Helvetica" w:eastAsia="Times New Roman" w:hAnsi="Helvetica" w:cs="Times New Roman"/>
      <w:b/>
      <w:sz w:val="20"/>
      <w:szCs w:val="20"/>
      <w:lang w:eastAsia="da-DK"/>
    </w:rPr>
  </w:style>
  <w:style w:type="character" w:customStyle="1" w:styleId="Heading3Char">
    <w:name w:val="Heading 3 Char"/>
    <w:basedOn w:val="DefaultParagraphFont"/>
    <w:link w:val="Heading3"/>
    <w:uiPriority w:val="9"/>
    <w:semiHidden/>
    <w:rsid w:val="005E6B52"/>
    <w:rPr>
      <w:rFonts w:asciiTheme="majorHAnsi" w:eastAsiaTheme="majorEastAsia" w:hAnsiTheme="majorHAnsi" w:cstheme="majorBidi"/>
      <w:color w:val="1F3763" w:themeColor="accent1" w:themeShade="7F"/>
      <w:sz w:val="24"/>
      <w:szCs w:val="24"/>
    </w:rPr>
  </w:style>
  <w:style w:type="character" w:styleId="SubtleEmphasis">
    <w:name w:val="Subtle Emphasis"/>
    <w:basedOn w:val="DefaultParagraphFont"/>
    <w:uiPriority w:val="19"/>
    <w:qFormat/>
    <w:rsid w:val="005E6B52"/>
    <w:rPr>
      <w:i/>
      <w:iCs/>
      <w:color w:val="auto"/>
    </w:rPr>
  </w:style>
  <w:style w:type="table" w:styleId="TableTheme">
    <w:name w:val="Table Theme"/>
    <w:basedOn w:val="TableNormal"/>
    <w:uiPriority w:val="99"/>
    <w:rsid w:val="005E6B52"/>
    <w:pPr>
      <w:spacing w:after="0" w:line="240" w:lineRule="auto"/>
    </w:pPr>
    <w:rPr>
      <w:lang w:val="fr-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ecklist">
    <w:name w:val="Checklist"/>
    <w:basedOn w:val="List"/>
    <w:rsid w:val="00D2696B"/>
    <w:pPr>
      <w:numPr>
        <w:numId w:val="31"/>
      </w:numPr>
      <w:tabs>
        <w:tab w:val="clear" w:pos="360"/>
        <w:tab w:val="num" w:pos="2126"/>
      </w:tabs>
      <w:spacing w:before="240" w:after="60" w:line="240" w:lineRule="auto"/>
      <w:ind w:left="2126" w:hanging="2126"/>
      <w:contextualSpacing w:val="0"/>
    </w:pPr>
    <w:rPr>
      <w:rFonts w:ascii="Arial" w:eastAsia="Times New Roman" w:hAnsi="Arial" w:cs="Times New Roman"/>
      <w:sz w:val="20"/>
      <w:szCs w:val="20"/>
      <w:lang w:eastAsia="da-DK"/>
    </w:rPr>
  </w:style>
  <w:style w:type="paragraph" w:styleId="List">
    <w:name w:val="List"/>
    <w:basedOn w:val="Normal"/>
    <w:uiPriority w:val="99"/>
    <w:semiHidden/>
    <w:unhideWhenUsed/>
    <w:rsid w:val="00D2696B"/>
    <w:pPr>
      <w:ind w:left="283" w:hanging="283"/>
      <w:contextualSpacing/>
    </w:pPr>
  </w:style>
  <w:style w:type="character" w:styleId="CommentReference">
    <w:name w:val="annotation reference"/>
    <w:basedOn w:val="DefaultParagraphFont"/>
    <w:uiPriority w:val="99"/>
    <w:semiHidden/>
    <w:unhideWhenUsed/>
    <w:rsid w:val="004D08ED"/>
    <w:rPr>
      <w:sz w:val="16"/>
      <w:szCs w:val="16"/>
    </w:rPr>
  </w:style>
  <w:style w:type="paragraph" w:styleId="CommentText">
    <w:name w:val="annotation text"/>
    <w:basedOn w:val="Normal"/>
    <w:link w:val="CommentTextChar"/>
    <w:uiPriority w:val="99"/>
    <w:semiHidden/>
    <w:unhideWhenUsed/>
    <w:rsid w:val="004D08ED"/>
    <w:pPr>
      <w:spacing w:line="240" w:lineRule="auto"/>
    </w:pPr>
    <w:rPr>
      <w:sz w:val="20"/>
      <w:szCs w:val="20"/>
    </w:rPr>
  </w:style>
  <w:style w:type="character" w:customStyle="1" w:styleId="CommentTextChar">
    <w:name w:val="Comment Text Char"/>
    <w:basedOn w:val="DefaultParagraphFont"/>
    <w:link w:val="CommentText"/>
    <w:uiPriority w:val="99"/>
    <w:semiHidden/>
    <w:rsid w:val="004D08ED"/>
    <w:rPr>
      <w:sz w:val="20"/>
      <w:szCs w:val="20"/>
    </w:rPr>
  </w:style>
  <w:style w:type="paragraph" w:styleId="CommentSubject">
    <w:name w:val="annotation subject"/>
    <w:basedOn w:val="CommentText"/>
    <w:next w:val="CommentText"/>
    <w:link w:val="CommentSubjectChar"/>
    <w:uiPriority w:val="99"/>
    <w:semiHidden/>
    <w:unhideWhenUsed/>
    <w:rsid w:val="004D08ED"/>
    <w:rPr>
      <w:b/>
      <w:bCs/>
    </w:rPr>
  </w:style>
  <w:style w:type="character" w:customStyle="1" w:styleId="CommentSubjectChar">
    <w:name w:val="Comment Subject Char"/>
    <w:basedOn w:val="CommentTextChar"/>
    <w:link w:val="CommentSubject"/>
    <w:uiPriority w:val="99"/>
    <w:semiHidden/>
    <w:rsid w:val="004D08ED"/>
    <w:rPr>
      <w:b/>
      <w:bCs/>
      <w:sz w:val="20"/>
      <w:szCs w:val="20"/>
    </w:rPr>
  </w:style>
  <w:style w:type="paragraph" w:customStyle="1" w:styleId="TableHead0">
    <w:name w:val="TableHead"/>
    <w:basedOn w:val="Normal"/>
    <w:rsid w:val="009A0945"/>
    <w:pPr>
      <w:spacing w:before="120" w:after="120" w:line="240" w:lineRule="atLeast"/>
      <w:jc w:val="center"/>
    </w:pPr>
    <w:rPr>
      <w:rFonts w:ascii="Verdana" w:eastAsia="Times New Roman" w:hAnsi="Verdana" w:cs="Arial"/>
      <w:b/>
      <w:bCs/>
      <w:sz w:val="20"/>
      <w:szCs w:val="20"/>
      <w:lang w:eastAsia="he-IL" w:bidi="he-IL"/>
    </w:rPr>
  </w:style>
  <w:style w:type="paragraph" w:styleId="Revision">
    <w:name w:val="Revision"/>
    <w:hidden/>
    <w:uiPriority w:val="99"/>
    <w:semiHidden/>
    <w:rsid w:val="00305CBD"/>
    <w:pPr>
      <w:spacing w:after="0" w:line="240" w:lineRule="auto"/>
    </w:pPr>
  </w:style>
  <w:style w:type="character" w:customStyle="1" w:styleId="socpimnamebtn">
    <w:name w:val="socpimnamebtn"/>
    <w:basedOn w:val="DefaultParagraphFont"/>
    <w:rsid w:val="00F21339"/>
  </w:style>
  <w:style w:type="character" w:styleId="UnresolvedMention">
    <w:name w:val="Unresolved Mention"/>
    <w:basedOn w:val="DefaultParagraphFont"/>
    <w:uiPriority w:val="99"/>
    <w:semiHidden/>
    <w:unhideWhenUsed/>
    <w:rsid w:val="00F20AAF"/>
    <w:rPr>
      <w:color w:val="605E5C"/>
      <w:shd w:val="clear" w:color="auto" w:fill="E1DFDD"/>
    </w:rPr>
  </w:style>
  <w:style w:type="character" w:customStyle="1" w:styleId="l0s521">
    <w:name w:val="l0s521"/>
    <w:basedOn w:val="DefaultParagraphFont"/>
    <w:rsid w:val="007D6D7F"/>
    <w:rPr>
      <w:rFonts w:ascii="Courier New" w:hAnsi="Courier New" w:cs="Courier New" w:hint="default"/>
      <w:color w:val="0000FF"/>
      <w:sz w:val="20"/>
      <w:szCs w:val="20"/>
      <w:shd w:val="clear" w:color="auto" w:fill="FFFFFF"/>
    </w:rPr>
  </w:style>
  <w:style w:type="character" w:customStyle="1" w:styleId="l0s551">
    <w:name w:val="l0s551"/>
    <w:basedOn w:val="DefaultParagraphFont"/>
    <w:rsid w:val="007D6D7F"/>
    <w:rPr>
      <w:rFonts w:ascii="Courier New" w:hAnsi="Courier New" w:cs="Courier New" w:hint="default"/>
      <w:color w:val="800080"/>
      <w:sz w:val="20"/>
      <w:szCs w:val="20"/>
      <w:shd w:val="clear" w:color="auto" w:fill="FFFFFF"/>
    </w:rPr>
  </w:style>
  <w:style w:type="character" w:styleId="FollowedHyperlink">
    <w:name w:val="FollowedHyperlink"/>
    <w:basedOn w:val="DefaultParagraphFont"/>
    <w:uiPriority w:val="99"/>
    <w:semiHidden/>
    <w:unhideWhenUsed/>
    <w:rsid w:val="002418E3"/>
    <w:rPr>
      <w:color w:val="954F72" w:themeColor="followedHyperlink"/>
      <w:u w:val="single"/>
    </w:rPr>
  </w:style>
  <w:style w:type="character" w:customStyle="1" w:styleId="l0s311">
    <w:name w:val="l0s311"/>
    <w:basedOn w:val="DefaultParagraphFont"/>
    <w:rsid w:val="003B6817"/>
    <w:rPr>
      <w:rFonts w:ascii="Courier New" w:hAnsi="Courier New" w:cs="Courier New" w:hint="default"/>
      <w:i/>
      <w:iCs/>
      <w:color w:val="808080"/>
      <w:sz w:val="20"/>
      <w:szCs w:val="20"/>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32595">
      <w:bodyDiv w:val="1"/>
      <w:marLeft w:val="0"/>
      <w:marRight w:val="0"/>
      <w:marTop w:val="0"/>
      <w:marBottom w:val="0"/>
      <w:divBdr>
        <w:top w:val="none" w:sz="0" w:space="0" w:color="auto"/>
        <w:left w:val="none" w:sz="0" w:space="0" w:color="auto"/>
        <w:bottom w:val="none" w:sz="0" w:space="0" w:color="auto"/>
        <w:right w:val="none" w:sz="0" w:space="0" w:color="auto"/>
      </w:divBdr>
    </w:div>
    <w:div w:id="1076709589">
      <w:bodyDiv w:val="1"/>
      <w:marLeft w:val="0"/>
      <w:marRight w:val="0"/>
      <w:marTop w:val="0"/>
      <w:marBottom w:val="0"/>
      <w:divBdr>
        <w:top w:val="none" w:sz="0" w:space="0" w:color="auto"/>
        <w:left w:val="none" w:sz="0" w:space="0" w:color="auto"/>
        <w:bottom w:val="none" w:sz="0" w:space="0" w:color="auto"/>
        <w:right w:val="none" w:sz="0" w:space="0" w:color="auto"/>
      </w:divBdr>
    </w:div>
    <w:div w:id="1641376025">
      <w:bodyDiv w:val="1"/>
      <w:marLeft w:val="0"/>
      <w:marRight w:val="0"/>
      <w:marTop w:val="0"/>
      <w:marBottom w:val="0"/>
      <w:divBdr>
        <w:top w:val="none" w:sz="0" w:space="0" w:color="auto"/>
        <w:left w:val="none" w:sz="0" w:space="0" w:color="auto"/>
        <w:bottom w:val="none" w:sz="0" w:space="0" w:color="auto"/>
        <w:right w:val="none" w:sz="0" w:space="0" w:color="auto"/>
      </w:divBdr>
    </w:div>
    <w:div w:id="1745642638">
      <w:bodyDiv w:val="1"/>
      <w:marLeft w:val="0"/>
      <w:marRight w:val="0"/>
      <w:marTop w:val="0"/>
      <w:marBottom w:val="0"/>
      <w:divBdr>
        <w:top w:val="none" w:sz="0" w:space="0" w:color="auto"/>
        <w:left w:val="none" w:sz="0" w:space="0" w:color="auto"/>
        <w:bottom w:val="none" w:sz="0" w:space="0" w:color="auto"/>
        <w:right w:val="none" w:sz="0" w:space="0" w:color="auto"/>
      </w:divBdr>
    </w:div>
    <w:div w:id="1909265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1.xml"/><Relationship Id="rId26" Type="http://schemas.openxmlformats.org/officeDocument/2006/relationships/package" Target="embeddings/Microsoft_Word_Document1.docx"/><Relationship Id="rId3" Type="http://schemas.openxmlformats.org/officeDocument/2006/relationships/customXml" Target="../customXml/item3.xml"/><Relationship Id="rId21" Type="http://schemas.openxmlformats.org/officeDocument/2006/relationships/header" Target="header3.xml"/><Relationship Id="rId34" Type="http://schemas.microsoft.com/office/2011/relationships/people" Target="peop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9.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package" Target="embeddings/Microsoft_Word_Document.docx"/><Relationship Id="rId32" Type="http://schemas.openxmlformats.org/officeDocument/2006/relationships/package" Target="embeddings/Microsoft_Word_Document4.docx"/><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8.emf"/><Relationship Id="rId28" Type="http://schemas.openxmlformats.org/officeDocument/2006/relationships/package" Target="embeddings/Microsoft_Word_Document2.docx"/><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2.xml"/><Relationship Id="rId31" Type="http://schemas.openxmlformats.org/officeDocument/2006/relationships/image" Target="media/image12.e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image" Target="media/image10.emf"/><Relationship Id="rId30" Type="http://schemas.openxmlformats.org/officeDocument/2006/relationships/package" Target="embeddings/Microsoft_Word_Document3.docx"/><Relationship Id="rId35" Type="http://schemas.openxmlformats.org/officeDocument/2006/relationships/glossaryDocument" Target="glossary/document.xml"/><Relationship Id="rId8"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3D7BF309B954E54B40C7C1BF892B7E0"/>
        <w:category>
          <w:name w:val="General"/>
          <w:gallery w:val="placeholder"/>
        </w:category>
        <w:types>
          <w:type w:val="bbPlcHdr"/>
        </w:types>
        <w:behaviors>
          <w:behavior w:val="content"/>
        </w:behaviors>
        <w:guid w:val="{C817F6DE-A92C-422A-9776-CE5C4372B903}"/>
      </w:docPartPr>
      <w:docPartBody>
        <w:p w:rsidR="00BC0F1C" w:rsidRDefault="00CA6107">
          <w:r w:rsidRPr="00C40D4F">
            <w:rPr>
              <w:rStyle w:val="PlaceholderText"/>
            </w:rPr>
            <w:t>[Abstract]</w:t>
          </w:r>
        </w:p>
      </w:docPartBody>
    </w:docPart>
    <w:docPart>
      <w:docPartPr>
        <w:name w:val="09C63499270E4B0C83647DDD12861CAE"/>
        <w:category>
          <w:name w:val="General"/>
          <w:gallery w:val="placeholder"/>
        </w:category>
        <w:types>
          <w:type w:val="bbPlcHdr"/>
        </w:types>
        <w:behaviors>
          <w:behavior w:val="content"/>
        </w:behaviors>
        <w:guid w:val="{4A8B2EEC-83E9-4D4E-8272-C8D1BC5074F7}"/>
      </w:docPartPr>
      <w:docPartBody>
        <w:p w:rsidR="00BC0F1C" w:rsidRDefault="00CA6107" w:rsidP="00CA6107">
          <w:pPr>
            <w:pStyle w:val="09C63499270E4B0C83647DDD12861CAE"/>
          </w:pPr>
          <w:r w:rsidRPr="00C40D4F">
            <w:rPr>
              <w:rStyle w:val="PlaceholderText"/>
            </w:rPr>
            <w:t>[Title]</w:t>
          </w:r>
        </w:p>
      </w:docPartBody>
    </w:docPart>
    <w:docPart>
      <w:docPartPr>
        <w:name w:val="5E9B2CBC096541AF9AEB5247AF210F37"/>
        <w:category>
          <w:name w:val="General"/>
          <w:gallery w:val="placeholder"/>
        </w:category>
        <w:types>
          <w:type w:val="bbPlcHdr"/>
        </w:types>
        <w:behaviors>
          <w:behavior w:val="content"/>
        </w:behaviors>
        <w:guid w:val="{C51EC777-66EC-48A9-B49D-4D9CAD3191AF}"/>
      </w:docPartPr>
      <w:docPartBody>
        <w:p w:rsidR="00BC0F1C" w:rsidRDefault="00CA6107" w:rsidP="00CA6107">
          <w:pPr>
            <w:pStyle w:val="5E9B2CBC096541AF9AEB5247AF210F37"/>
          </w:pPr>
          <w:r w:rsidRPr="00C40D4F">
            <w:rPr>
              <w:rStyle w:val="PlaceholderText"/>
            </w:rPr>
            <w:t>[Abstract]</w:t>
          </w:r>
        </w:p>
      </w:docPartBody>
    </w:docPart>
    <w:docPart>
      <w:docPartPr>
        <w:name w:val="366D622B3B514F3D8CFBBEDC1A52B786"/>
        <w:category>
          <w:name w:val="General"/>
          <w:gallery w:val="placeholder"/>
        </w:category>
        <w:types>
          <w:type w:val="bbPlcHdr"/>
        </w:types>
        <w:behaviors>
          <w:behavior w:val="content"/>
        </w:behaviors>
        <w:guid w:val="{6DE042A9-0B2F-46A2-8658-7CEB06212F2F}"/>
      </w:docPartPr>
      <w:docPartBody>
        <w:p w:rsidR="00B144A7" w:rsidRDefault="00DE26F3" w:rsidP="00DE26F3">
          <w:pPr>
            <w:pStyle w:val="366D622B3B514F3D8CFBBEDC1A52B786"/>
          </w:pPr>
          <w:r w:rsidRPr="00C40D4F">
            <w:rPr>
              <w:rStyle w:val="PlaceholderText"/>
            </w:rPr>
            <w:t>[Title]</w:t>
          </w:r>
        </w:p>
      </w:docPartBody>
    </w:docPart>
    <w:docPart>
      <w:docPartPr>
        <w:name w:val="18EC7E82656D48159C82D60BE56F3809"/>
        <w:category>
          <w:name w:val="General"/>
          <w:gallery w:val="placeholder"/>
        </w:category>
        <w:types>
          <w:type w:val="bbPlcHdr"/>
        </w:types>
        <w:behaviors>
          <w:behavior w:val="content"/>
        </w:behaviors>
        <w:guid w:val="{15E40A29-27CB-45E1-B4A6-C820E99B7853}"/>
      </w:docPartPr>
      <w:docPartBody>
        <w:p w:rsidR="00B144A7" w:rsidRDefault="00DE26F3" w:rsidP="00DE26F3">
          <w:pPr>
            <w:pStyle w:val="18EC7E82656D48159C82D60BE56F3809"/>
          </w:pPr>
          <w:r w:rsidRPr="00C40D4F">
            <w:rPr>
              <w:rStyle w:val="PlaceholderText"/>
            </w:rP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mago">
    <w:altName w:val="Times New Roman"/>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Univers 45 Light">
    <w:altName w:val="Calibri"/>
    <w:charset w:val="00"/>
    <w:family w:val="auto"/>
    <w:pitch w:val="variable"/>
    <w:sig w:usb0="80000027"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107"/>
    <w:rsid w:val="00066CDF"/>
    <w:rsid w:val="00084D7A"/>
    <w:rsid w:val="0009162F"/>
    <w:rsid w:val="000B24D0"/>
    <w:rsid w:val="001319A1"/>
    <w:rsid w:val="001D4D44"/>
    <w:rsid w:val="001D7D12"/>
    <w:rsid w:val="00233618"/>
    <w:rsid w:val="002A0FB7"/>
    <w:rsid w:val="002D3FD3"/>
    <w:rsid w:val="002F3C42"/>
    <w:rsid w:val="003B6A7A"/>
    <w:rsid w:val="0046041F"/>
    <w:rsid w:val="0047562C"/>
    <w:rsid w:val="004D07AE"/>
    <w:rsid w:val="005647E4"/>
    <w:rsid w:val="00567CF8"/>
    <w:rsid w:val="00585EDF"/>
    <w:rsid w:val="00652028"/>
    <w:rsid w:val="006A316A"/>
    <w:rsid w:val="0076256C"/>
    <w:rsid w:val="007B660C"/>
    <w:rsid w:val="008233E6"/>
    <w:rsid w:val="008F15B9"/>
    <w:rsid w:val="009A399D"/>
    <w:rsid w:val="009B0E13"/>
    <w:rsid w:val="00A63008"/>
    <w:rsid w:val="00B144A7"/>
    <w:rsid w:val="00B15544"/>
    <w:rsid w:val="00B455AE"/>
    <w:rsid w:val="00BC0F1C"/>
    <w:rsid w:val="00BC35C7"/>
    <w:rsid w:val="00BF1D05"/>
    <w:rsid w:val="00C20948"/>
    <w:rsid w:val="00C3702D"/>
    <w:rsid w:val="00C5020F"/>
    <w:rsid w:val="00C91FD8"/>
    <w:rsid w:val="00CA6107"/>
    <w:rsid w:val="00CA6DFB"/>
    <w:rsid w:val="00CB2E3D"/>
    <w:rsid w:val="00CB515B"/>
    <w:rsid w:val="00DE26F3"/>
    <w:rsid w:val="00E3419C"/>
    <w:rsid w:val="00E96F7F"/>
    <w:rsid w:val="00EA7F89"/>
    <w:rsid w:val="00EF3D19"/>
    <w:rsid w:val="00F5037E"/>
    <w:rsid w:val="00F9125F"/>
    <w:rsid w:val="00FE0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107"/>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44A7"/>
    <w:rPr>
      <w:color w:val="808080"/>
    </w:rPr>
  </w:style>
  <w:style w:type="paragraph" w:customStyle="1" w:styleId="09C63499270E4B0C83647DDD12861CAE">
    <w:name w:val="09C63499270E4B0C83647DDD12861CAE"/>
    <w:rsid w:val="00CA6107"/>
  </w:style>
  <w:style w:type="paragraph" w:customStyle="1" w:styleId="5E9B2CBC096541AF9AEB5247AF210F37">
    <w:name w:val="5E9B2CBC096541AF9AEB5247AF210F37"/>
    <w:rsid w:val="00CA6107"/>
  </w:style>
  <w:style w:type="paragraph" w:customStyle="1" w:styleId="366D622B3B514F3D8CFBBEDC1A52B786">
    <w:name w:val="366D622B3B514F3D8CFBBEDC1A52B786"/>
    <w:rsid w:val="00DE26F3"/>
  </w:style>
  <w:style w:type="paragraph" w:customStyle="1" w:styleId="18EC7E82656D48159C82D60BE56F3809">
    <w:name w:val="18EC7E82656D48159C82D60BE56F3809"/>
    <w:rsid w:val="00DE26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ELANCO ABAP TEAM</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rocessArea_x002f_Workstream xmlns="272390a3-6881-472b-a86c-496fbd6f9b40" xsi:nil="true"/>
    <Comments xmlns="272390a3-6881-472b-a86c-496fbd6f9b40" xsi:nil="true"/>
    <Approved_x0020_WRICEF_x0020_it_x0027_s_x0020_applicable_x0020_to xmlns="272390a3-6881-472b-a86c-496fbd6f9b40" xsi:nil="true"/>
    <Description0 xmlns="272390a3-6881-472b-a86c-496fbd6f9b40" xsi:nil="true"/>
    <_Flow_SignoffStatus xmlns="272390a3-6881-472b-a86c-496fbd6f9b40" xsi:nil="true"/>
    <Notes xmlns="272390a3-6881-472b-a86c-496fbd6f9b4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0BF0738815DCBB4EA965FDFC2F9047E5" ma:contentTypeVersion="19" ma:contentTypeDescription="Create a new document." ma:contentTypeScope="" ma:versionID="4d7735af9d8826464f9db2a3cf671f1b">
  <xsd:schema xmlns:xsd="http://www.w3.org/2001/XMLSchema" xmlns:xs="http://www.w3.org/2001/XMLSchema" xmlns:p="http://schemas.microsoft.com/office/2006/metadata/properties" xmlns:ns2="272390a3-6881-472b-a86c-496fbd6f9b40" xmlns:ns3="c01e5602-59fa-4885-bd59-ac15a30c87b1" targetNamespace="http://schemas.microsoft.com/office/2006/metadata/properties" ma:root="true" ma:fieldsID="d9699cd8eada7fc2235120f77eb5f7c8" ns2:_="" ns3:_="">
    <xsd:import namespace="272390a3-6881-472b-a86c-496fbd6f9b40"/>
    <xsd:import namespace="c01e5602-59fa-4885-bd59-ac15a30c87b1"/>
    <xsd:element name="properties">
      <xsd:complexType>
        <xsd:sequence>
          <xsd:element name="documentManagement">
            <xsd:complexType>
              <xsd:all>
                <xsd:element ref="ns2:Description0" minOccurs="0"/>
                <xsd:element ref="ns2:MediaServiceMetadata" minOccurs="0"/>
                <xsd:element ref="ns2:MediaServiceFastMetadata" minOccurs="0"/>
                <xsd:element ref="ns2:Comments" minOccurs="0"/>
                <xsd:element ref="ns3:SharedWithUsers" minOccurs="0"/>
                <xsd:element ref="ns3:SharedWithDetails" minOccurs="0"/>
                <xsd:element ref="ns2:_Flow_SignoffStatu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ProcessArea_x002f_Workstream" minOccurs="0"/>
                <xsd:element ref="ns2:Approved_x0020_WRICEF_x0020_it_x0027_s_x0020_applicable_x0020_to" minOccurs="0"/>
                <xsd:element ref="ns2: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2390a3-6881-472b-a86c-496fbd6f9b40" elementFormDefault="qualified">
    <xsd:import namespace="http://schemas.microsoft.com/office/2006/documentManagement/types"/>
    <xsd:import namespace="http://schemas.microsoft.com/office/infopath/2007/PartnerControls"/>
    <xsd:element name="Description0" ma:index="8" nillable="true" ma:displayName="Description" ma:description="This document will be used to collect custom object requests from Lilly. Please check out the template when you are adding object requests." ma:format="Dropdown" ma:internalName="Description0">
      <xsd:simpleType>
        <xsd:restriction base="dms:Note">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Comments" ma:index="11" nillable="true" ma:displayName="Comments" ma:internalName="Comments">
      <xsd:simpleType>
        <xsd:restriction base="dms:Note">
          <xsd:maxLength value="255"/>
        </xsd:restriction>
      </xsd:simpleType>
    </xsd:element>
    <xsd:element name="_Flow_SignoffStatus" ma:index="14" nillable="true" ma:displayName="Sign-off status" ma:format="Dropdown" ma:internalName="Sign_x002d_off_x0020_status">
      <xsd:simpleType>
        <xsd:restriction base="dms:Text">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ProcessArea_x002f_Workstream" ma:index="23" nillable="true" ma:displayName="Process Area/Workstream" ma:format="Dropdown" ma:internalName="ProcessArea_x002f_Workstream">
      <xsd:simpleType>
        <xsd:restriction base="dms:Choice">
          <xsd:enumeration value="Source to Contract"/>
          <xsd:enumeration value="Procure to Pay"/>
          <xsd:enumeration value="Order to Cash"/>
          <xsd:enumeration value="Record to Report"/>
          <xsd:enumeration value="Supply Chain"/>
          <xsd:enumeration value="Manufacturing"/>
          <xsd:enumeration value="Quality"/>
          <xsd:enumeration value="EAM/Plant Maintenance"/>
          <xsd:enumeration value="Commercial"/>
          <xsd:enumeration value="Logistics"/>
          <xsd:enumeration value="Data"/>
          <xsd:enumeration value="Change Management &amp; Training"/>
          <xsd:enumeration value="Infrastructure"/>
          <xsd:enumeration value="Non-ERP Applications"/>
          <xsd:enumeration value="Reporting &amp; Analytics"/>
          <xsd:enumeration value="Validation"/>
          <xsd:enumeration value="Testing"/>
          <xsd:enumeration value="Technology"/>
        </xsd:restriction>
      </xsd:simpleType>
    </xsd:element>
    <xsd:element name="Approved_x0020_WRICEF_x0020_it_x0027_s_x0020_applicable_x0020_to" ma:index="24" nillable="true" ma:displayName="Approved WRICEF it's applicable to" ma:list="{620fcea1-0c87-422f-991a-0a296b5d50e7}" ma:internalName="Approved_x0020_WRICEF_x0020_it_x0027_s_x0020_applicable_x0020_to" ma:showField="Title">
      <xsd:simpleType>
        <xsd:restriction base="dms:Lookup"/>
      </xsd:simpleType>
    </xsd:element>
    <xsd:element name="Notes" ma:index="25" nillable="true" ma:displayName="Notes" ma:format="Dropdown" ma:internalName="Notes">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01e5602-59fa-4885-bd59-ac15a30c87b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39284B-885D-443D-8BA9-DB6CFC53F0B8}">
  <ds:schemaRefs>
    <ds:schemaRef ds:uri="http://schemas.microsoft.com/sharepoint/v3/contenttype/forms"/>
  </ds:schemaRefs>
</ds:datastoreItem>
</file>

<file path=customXml/itemProps3.xml><?xml version="1.0" encoding="utf-8"?>
<ds:datastoreItem xmlns:ds="http://schemas.openxmlformats.org/officeDocument/2006/customXml" ds:itemID="{0B3800B8-6E14-4677-AC26-ED3593EA952E}">
  <ds:schemaRefs>
    <ds:schemaRef ds:uri="http://schemas.microsoft.com/office/2006/metadata/properties"/>
    <ds:schemaRef ds:uri="http://schemas.microsoft.com/office/infopath/2007/PartnerControls"/>
    <ds:schemaRef ds:uri="272390a3-6881-472b-a86c-496fbd6f9b40"/>
  </ds:schemaRefs>
</ds:datastoreItem>
</file>

<file path=customXml/itemProps4.xml><?xml version="1.0" encoding="utf-8"?>
<ds:datastoreItem xmlns:ds="http://schemas.openxmlformats.org/officeDocument/2006/customXml" ds:itemID="{AE8965BD-1D7A-41F6-A5D2-173D6FD33D86}">
  <ds:schemaRefs>
    <ds:schemaRef ds:uri="http://schemas.openxmlformats.org/officeDocument/2006/bibliography"/>
  </ds:schemaRefs>
</ds:datastoreItem>
</file>

<file path=customXml/itemProps5.xml><?xml version="1.0" encoding="utf-8"?>
<ds:datastoreItem xmlns:ds="http://schemas.openxmlformats.org/officeDocument/2006/customXml" ds:itemID="{6961C8FD-27EA-42B0-B86B-7F4795A4E0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2390a3-6881-472b-a86c-496fbd6f9b40"/>
    <ds:schemaRef ds:uri="c01e5602-59fa-4885-bd59-ac15a30c87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4994</TotalTime>
  <Pages>22</Pages>
  <Words>2858</Words>
  <Characters>16293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Elanco Global S / 4 HANA Implementation</vt:lpstr>
    </vt:vector>
  </TitlesOfParts>
  <Company/>
  <LinksUpToDate>false</LinksUpToDate>
  <CharactersWithSpaces>19113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Elanco Global S / 4 HANA Implementation</dc:title>
  <dc:subject/>
  <dc:creator>Rahul Chandwani</dc:creator>
  <cp:keywords/>
  <dc:description/>
  <cp:lastModifiedBy>Asfiya Aazim</cp:lastModifiedBy>
  <cp:revision>109</cp:revision>
  <cp:lastPrinted>2019-08-01T16:08:00Z</cp:lastPrinted>
  <dcterms:created xsi:type="dcterms:W3CDTF">2022-01-12T12:38:00Z</dcterms:created>
  <dcterms:modified xsi:type="dcterms:W3CDTF">2024-06-11T07:10:00Z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0x0101000BF0738815DCBB4EA965FDFC2F9047E5</vt:lpwstr>
  </property>
</Properties>
</file>